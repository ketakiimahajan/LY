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263" w:rsidRPr="003B5263" w:rsidRDefault="003B5263" w:rsidP="003B52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263">
        <w:rPr>
          <w:rFonts w:ascii="Times New Roman" w:eastAsia="Times New Roman" w:hAnsi="Times New Roman" w:cs="Times New Roman"/>
          <w:b/>
          <w:bCs/>
          <w:sz w:val="36"/>
          <w:szCs w:val="36"/>
          <w:lang w:eastAsia="en-IN"/>
        </w:rPr>
        <w:t>Lecture Notes: Problem Solving in AI</w: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Times New Roman" w:eastAsia="Times New Roman" w:hAnsi="Times New Roman" w:cs="Times New Roman"/>
          <w:b/>
          <w:bCs/>
          <w:sz w:val="27"/>
          <w:szCs w:val="27"/>
          <w:lang w:eastAsia="en-IN"/>
        </w:rPr>
        <w:t>🧠 1.</w:t>
      </w:r>
      <w:proofErr w:type="gramEnd"/>
      <w:r w:rsidRPr="003B5263">
        <w:rPr>
          <w:rFonts w:ascii="Times New Roman" w:eastAsia="Times New Roman" w:hAnsi="Times New Roman" w:cs="Times New Roman"/>
          <w:b/>
          <w:bCs/>
          <w:sz w:val="27"/>
          <w:szCs w:val="27"/>
          <w:lang w:eastAsia="en-IN"/>
        </w:rPr>
        <w:t xml:space="preserve"> Introduction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Problem-solving is a core component of AI that involves identifying actions to achieve goals. AI systems solve problems by:</w:t>
      </w:r>
    </w:p>
    <w:p w:rsidR="003B5263" w:rsidRPr="003B5263" w:rsidRDefault="003B5263" w:rsidP="003B52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Representing the world (states)</w:t>
      </w:r>
    </w:p>
    <w:p w:rsidR="003B5263" w:rsidRPr="003B5263" w:rsidRDefault="003B5263" w:rsidP="003B52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Selecting actions (operators)</w:t>
      </w:r>
    </w:p>
    <w:p w:rsidR="003B5263" w:rsidRPr="003B5263" w:rsidRDefault="003B5263" w:rsidP="003B52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Using search techniques to find a path from start to goal.</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25"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DejaVu Sans Mono" w:eastAsia="Times New Roman" w:hAnsi="DejaVu Sans Mono" w:cs="DejaVu Sans Mono"/>
          <w:b/>
          <w:bCs/>
          <w:sz w:val="27"/>
          <w:szCs w:val="27"/>
          <w:lang w:eastAsia="en-IN"/>
        </w:rPr>
        <w:t>⚙</w:t>
      </w:r>
      <w:r w:rsidRPr="003B5263">
        <w:rPr>
          <w:rFonts w:ascii="Times New Roman" w:eastAsia="Times New Roman" w:hAnsi="Times New Roman" w:cs="Times New Roman"/>
          <w:b/>
          <w:bCs/>
          <w:sz w:val="27"/>
          <w:szCs w:val="27"/>
          <w:lang w:eastAsia="en-IN"/>
        </w:rPr>
        <w:t>️ 2.</w:t>
      </w:r>
      <w:proofErr w:type="gramEnd"/>
      <w:r w:rsidRPr="003B5263">
        <w:rPr>
          <w:rFonts w:ascii="Times New Roman" w:eastAsia="Times New Roman" w:hAnsi="Times New Roman" w:cs="Times New Roman"/>
          <w:b/>
          <w:bCs/>
          <w:sz w:val="27"/>
          <w:szCs w:val="27"/>
          <w:lang w:eastAsia="en-IN"/>
        </w:rPr>
        <w:t xml:space="preserve"> Key Concepts</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 Problem Formulation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To solve a problem using AI, we define it formally using:</w:t>
      </w:r>
    </w:p>
    <w:p w:rsidR="003B5263" w:rsidRPr="003B5263" w:rsidRDefault="003B5263" w:rsidP="003B52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Initial State</w:t>
      </w:r>
      <w:r w:rsidRPr="003B5263">
        <w:rPr>
          <w:rFonts w:ascii="Times New Roman" w:eastAsia="Times New Roman" w:hAnsi="Times New Roman" w:cs="Times New Roman"/>
          <w:sz w:val="24"/>
          <w:szCs w:val="24"/>
          <w:lang w:eastAsia="en-IN"/>
        </w:rPr>
        <w:t xml:space="preserve"> – Where the agent starts.</w:t>
      </w:r>
    </w:p>
    <w:p w:rsidR="003B5263" w:rsidRPr="003B5263" w:rsidRDefault="003B5263" w:rsidP="003B52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Actions (Operators)</w:t>
      </w:r>
      <w:r w:rsidRPr="003B5263">
        <w:rPr>
          <w:rFonts w:ascii="Times New Roman" w:eastAsia="Times New Roman" w:hAnsi="Times New Roman" w:cs="Times New Roman"/>
          <w:sz w:val="24"/>
          <w:szCs w:val="24"/>
          <w:lang w:eastAsia="en-IN"/>
        </w:rPr>
        <w:t xml:space="preserve"> – Legal moves.</w:t>
      </w:r>
    </w:p>
    <w:p w:rsidR="003B5263" w:rsidRPr="003B5263" w:rsidRDefault="003B5263" w:rsidP="003B52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Transition Model</w:t>
      </w:r>
      <w:r w:rsidRPr="003B5263">
        <w:rPr>
          <w:rFonts w:ascii="Times New Roman" w:eastAsia="Times New Roman" w:hAnsi="Times New Roman" w:cs="Times New Roman"/>
          <w:sz w:val="24"/>
          <w:szCs w:val="24"/>
          <w:lang w:eastAsia="en-IN"/>
        </w:rPr>
        <w:t xml:space="preserve"> – Result of actions.</w:t>
      </w:r>
    </w:p>
    <w:p w:rsidR="003B5263" w:rsidRPr="003B5263" w:rsidRDefault="003B5263" w:rsidP="003B52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Goal Test</w:t>
      </w:r>
      <w:r w:rsidRPr="003B5263">
        <w:rPr>
          <w:rFonts w:ascii="Times New Roman" w:eastAsia="Times New Roman" w:hAnsi="Times New Roman" w:cs="Times New Roman"/>
          <w:sz w:val="24"/>
          <w:szCs w:val="24"/>
          <w:lang w:eastAsia="en-IN"/>
        </w:rPr>
        <w:t xml:space="preserve"> – When to stop.</w:t>
      </w:r>
    </w:p>
    <w:p w:rsidR="003B5263" w:rsidRPr="003B5263" w:rsidRDefault="003B5263" w:rsidP="003B52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Path Cost</w:t>
      </w:r>
      <w:r w:rsidRPr="003B5263">
        <w:rPr>
          <w:rFonts w:ascii="Times New Roman" w:eastAsia="Times New Roman" w:hAnsi="Times New Roman" w:cs="Times New Roman"/>
          <w:sz w:val="24"/>
          <w:szCs w:val="24"/>
          <w:lang w:eastAsia="en-IN"/>
        </w:rPr>
        <w:t xml:space="preserve"> – Cost to reach a goal (e.g., distance, time, resources).</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Example:</w:t>
      </w:r>
    </w:p>
    <w:p w:rsidR="003B5263" w:rsidRPr="003B5263" w:rsidRDefault="003B5263" w:rsidP="003B5263">
      <w:pPr>
        <w:spacing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Missionaries and Cannibals</w:t>
      </w:r>
      <w:r w:rsidRPr="003B5263">
        <w:rPr>
          <w:rFonts w:ascii="Times New Roman" w:eastAsia="Times New Roman" w:hAnsi="Times New Roman" w:cs="Times New Roman"/>
          <w:sz w:val="24"/>
          <w:szCs w:val="24"/>
          <w:lang w:eastAsia="en-IN"/>
        </w:rPr>
        <w:t xml:space="preserve">, </w:t>
      </w:r>
      <w:r w:rsidRPr="003B5263">
        <w:rPr>
          <w:rFonts w:ascii="Times New Roman" w:eastAsia="Times New Roman" w:hAnsi="Times New Roman" w:cs="Times New Roman"/>
          <w:b/>
          <w:bCs/>
          <w:sz w:val="24"/>
          <w:szCs w:val="24"/>
          <w:lang w:eastAsia="en-IN"/>
        </w:rPr>
        <w:t>8-puzzle</w:t>
      </w:r>
      <w:r w:rsidRPr="003B5263">
        <w:rPr>
          <w:rFonts w:ascii="Times New Roman" w:eastAsia="Times New Roman" w:hAnsi="Times New Roman" w:cs="Times New Roman"/>
          <w:sz w:val="24"/>
          <w:szCs w:val="24"/>
          <w:lang w:eastAsia="en-IN"/>
        </w:rPr>
        <w:t xml:space="preserve">, </w:t>
      </w:r>
      <w:r w:rsidRPr="003B5263">
        <w:rPr>
          <w:rFonts w:ascii="Times New Roman" w:eastAsia="Times New Roman" w:hAnsi="Times New Roman" w:cs="Times New Roman"/>
          <w:b/>
          <w:bCs/>
          <w:sz w:val="24"/>
          <w:szCs w:val="24"/>
          <w:lang w:eastAsia="en-IN"/>
        </w:rPr>
        <w:t>Traveling Salesman Problem (TSP)</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26" style="width:0;height:1.5pt" o:hralign="center" o:hrstd="t" o:hr="t" fillcolor="#a0a0a0" stroked="f"/>
        </w:pict>
      </w:r>
    </w:p>
    <w:p w:rsid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By following the problem-solving cycle, individuals can work through complex issues more effectively and systematically. This approach not only encourages careful planning and analysis but also supports adaptability, as the process may involve revisiting and revising earlier steps as new information emerges. Through examples and evidence, the importance of each stage in the problem-solving cycle can be highlighted, showing how structured problem-solving leads to better outcomes across various domains.</w:t>
      </w:r>
    </w:p>
    <w:p w:rsid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mc:AlternateContent>
          <mc:Choice Requires="wps">
            <w:drawing>
              <wp:inline distT="0" distB="0" distL="0" distR="0">
                <wp:extent cx="304800" cy="304800"/>
                <wp:effectExtent l="0" t="0" r="0" b="0"/>
                <wp:docPr id="7" name="Rectangle 7" descr="Problem-Solving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Problem-Solving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0Q5cb8gCAADVBQAADgAAAAAAAAAAAAAAAAAuAgAAZHJzL2Uyb0RvYy54bWxQSwECLQAUAAYA&#10;CAAAACEATKDpLNgAAAADAQAADwAAAAAAAAAAAAAAAAAiBQAAZHJzL2Rvd25yZXYueG1sUEsFBgAA&#10;AAAEAAQA8wAAACcGAAAAAA==&#10;" filled="f" stroked="f">
                <o:lock v:ext="edit" aspectratio="t"/>
                <w10:anchorlock/>
              </v:rect>
            </w:pict>
          </mc:Fallback>
        </mc:AlternateContent>
      </w:r>
    </w:p>
    <w:p w:rsid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Pr="00475CDF" w:rsidRDefault="003A3325"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Pr>
          <w:rFonts w:ascii="Segoe UI Symbol" w:eastAsia="Times New Roman" w:hAnsi="Segoe UI Symbol" w:cs="Segoe UI Symbol"/>
          <w:b/>
          <w:bCs/>
          <w:noProof/>
          <w:sz w:val="27"/>
          <w:szCs w:val="27"/>
          <w:lang w:eastAsia="en-IN"/>
        </w:rPr>
        <w:lastRenderedPageBreak/>
        <w:drawing>
          <wp:inline distT="0" distB="0" distL="0" distR="0">
            <wp:extent cx="5731510" cy="3471775"/>
            <wp:effectExtent l="0" t="0" r="2540" b="0"/>
            <wp:docPr id="8" name="Picture 8" descr="C:\Users\Admin\OneDrive\Pictures\Screenshot-2024-09-13-193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Admin\OneDrive\Pictures\Screenshot-2024-09-13-1939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71775"/>
                    </a:xfrm>
                    <a:prstGeom prst="rect">
                      <a:avLst/>
                    </a:prstGeom>
                    <a:noFill/>
                    <a:ln>
                      <a:noFill/>
                    </a:ln>
                  </pic:spPr>
                </pic:pic>
              </a:graphicData>
            </a:graphic>
          </wp:inline>
        </w:drawing>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Problem-Solving Cycle (Sternberg &amp; Sternberg)</w:t>
      </w:r>
    </w:p>
    <w:p w:rsidR="00475CDF" w:rsidRPr="00475CDF" w:rsidRDefault="00475CDF" w:rsidP="00475CDF">
      <w:pPr>
        <w:numPr>
          <w:ilvl w:val="0"/>
          <w:numId w:val="54"/>
        </w:num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Problem Identification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The first stage in the problem-solving cycle is problem identification—recognizing that a problem exists. This step is critical because if a problem is not correctly identified, it cannot be resolved. Problems often stem from discrepancies between the current state and a desired state. Sometimes problems are obvious, such as a broken computer or an underperforming employee, but at other times, they may be more subtle, such as a gradual decline in customer satisfaction or personal motivation.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For example- Consider a marketing team in a small business. Over time, the company’s sales have been declining, but no one in the organization has identified this as a significant problem. Instead, they attribute it to seasonal changes, assuming that sales will pick up in a few months. Only when a member of the team decides to dig into the data and compares current sales figures to historical trends does the issue become apparent—there is a larger, more persistent drop in sales that warrants attention. In this case, the first stage of the problem-solving cycle, problem identification, only occurs when someone recognizes the existence of a deeper issue.</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lastRenderedPageBreak/>
        <w:t>Research in cognitive psychology suggests that perceptual errors can prevent individuals from identifying problems, particularly when they rely on biased assumptions or fail to actively monitor for discrepancies (</w:t>
      </w:r>
      <w:proofErr w:type="spellStart"/>
      <w:r w:rsidRPr="00475CDF">
        <w:rPr>
          <w:rFonts w:ascii="Segoe UI Symbol" w:eastAsia="Times New Roman" w:hAnsi="Segoe UI Symbol" w:cs="Segoe UI Symbol"/>
          <w:b/>
          <w:bCs/>
          <w:sz w:val="27"/>
          <w:szCs w:val="27"/>
          <w:lang w:eastAsia="en-IN"/>
        </w:rPr>
        <w:t>Heider</w:t>
      </w:r>
      <w:proofErr w:type="spellEnd"/>
      <w:r w:rsidRPr="00475CDF">
        <w:rPr>
          <w:rFonts w:ascii="Segoe UI Symbol" w:eastAsia="Times New Roman" w:hAnsi="Segoe UI Symbol" w:cs="Segoe UI Symbol"/>
          <w:b/>
          <w:bCs/>
          <w:sz w:val="27"/>
          <w:szCs w:val="27"/>
          <w:lang w:eastAsia="en-IN"/>
        </w:rPr>
        <w:t>, 1958). In organizational settings, a lack of </w:t>
      </w:r>
      <w:hyperlink r:id="rId7" w:tgtFrame="_blank" w:history="1">
        <w:r w:rsidRPr="00475CDF">
          <w:rPr>
            <w:rStyle w:val="Hyperlink"/>
            <w:rFonts w:ascii="Segoe UI Symbol" w:eastAsia="Times New Roman" w:hAnsi="Segoe UI Symbol" w:cs="Segoe UI Symbol"/>
            <w:b/>
            <w:bCs/>
            <w:sz w:val="27"/>
            <w:szCs w:val="27"/>
            <w:lang w:eastAsia="en-IN"/>
          </w:rPr>
          <w:t>feedback</w:t>
        </w:r>
      </w:hyperlink>
      <w:r w:rsidRPr="00475CDF">
        <w:rPr>
          <w:rFonts w:ascii="Segoe UI Symbol" w:eastAsia="Times New Roman" w:hAnsi="Segoe UI Symbol" w:cs="Segoe UI Symbol"/>
          <w:b/>
          <w:bCs/>
          <w:sz w:val="27"/>
          <w:szCs w:val="27"/>
          <w:lang w:eastAsia="en-IN"/>
        </w:rPr>
        <w:t xml:space="preserve"> mechanisms can also hinder problem identification. Studies show that companies with strong feedback cultures are more likely to identify issues early and address them before they become significant problems (London &amp; </w:t>
      </w:r>
      <w:proofErr w:type="spellStart"/>
      <w:r w:rsidRPr="00475CDF">
        <w:rPr>
          <w:rFonts w:ascii="Segoe UI Symbol" w:eastAsia="Times New Roman" w:hAnsi="Segoe UI Symbol" w:cs="Segoe UI Symbol"/>
          <w:b/>
          <w:bCs/>
          <w:sz w:val="27"/>
          <w:szCs w:val="27"/>
          <w:lang w:eastAsia="en-IN"/>
        </w:rPr>
        <w:t>Smither</w:t>
      </w:r>
      <w:proofErr w:type="spellEnd"/>
      <w:r w:rsidRPr="00475CDF">
        <w:rPr>
          <w:rFonts w:ascii="Segoe UI Symbol" w:eastAsia="Times New Roman" w:hAnsi="Segoe UI Symbol" w:cs="Segoe UI Symbol"/>
          <w:b/>
          <w:bCs/>
          <w:sz w:val="27"/>
          <w:szCs w:val="27"/>
          <w:lang w:eastAsia="en-IN"/>
        </w:rPr>
        <w:t>, 2002).</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2. Problem Definition and Representation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After identifying the problem, the next step is problem definition and representation. This involves clarifying what the problem is and how it is understood. Clear definition of the problem ensures that all stakeholders are aligned in their understanding of what needs to be resolved. This stage often requires breaking the problem down into smaller components and ensuring that the scope of the problem is neither too broad nor too narrow.</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 xml:space="preserve">For example- Returning to the example of the marketing team, once the declining sales trend is identified, the next step is to define the problem more precisely. Is the decline related to product quality, marketing strategy, or changing consumer preferences? The team decides to </w:t>
      </w:r>
      <w:proofErr w:type="spellStart"/>
      <w:r w:rsidRPr="00475CDF">
        <w:rPr>
          <w:rFonts w:ascii="Segoe UI Symbol" w:eastAsia="Times New Roman" w:hAnsi="Segoe UI Symbol" w:cs="Segoe UI Symbol"/>
          <w:b/>
          <w:bCs/>
          <w:sz w:val="27"/>
          <w:szCs w:val="27"/>
          <w:lang w:eastAsia="en-IN"/>
        </w:rPr>
        <w:t>analyze</w:t>
      </w:r>
      <w:proofErr w:type="spellEnd"/>
      <w:r w:rsidRPr="00475CDF">
        <w:rPr>
          <w:rFonts w:ascii="Segoe UI Symbol" w:eastAsia="Times New Roman" w:hAnsi="Segoe UI Symbol" w:cs="Segoe UI Symbol"/>
          <w:b/>
          <w:bCs/>
          <w:sz w:val="27"/>
          <w:szCs w:val="27"/>
          <w:lang w:eastAsia="en-IN"/>
        </w:rPr>
        <w:t xml:space="preserve"> sales data by region, product, and customer demographic, discovering that the issue primarily lies with one underperforming product line that has not been updated in several years. By defining the problem more specifically, the team can focus their efforts on addressing the product line’s shortcomings, rather than wasting resources on unrelated issues.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Effective problem definition is supported by the Framing effect (</w:t>
      </w:r>
      <w:proofErr w:type="spellStart"/>
      <w:r w:rsidRPr="00475CDF">
        <w:rPr>
          <w:rFonts w:ascii="Segoe UI Symbol" w:eastAsia="Times New Roman" w:hAnsi="Segoe UI Symbol" w:cs="Segoe UI Symbol"/>
          <w:b/>
          <w:bCs/>
          <w:sz w:val="27"/>
          <w:szCs w:val="27"/>
          <w:lang w:eastAsia="en-IN"/>
        </w:rPr>
        <w:t>Tversky</w:t>
      </w:r>
      <w:proofErr w:type="spellEnd"/>
      <w:r w:rsidRPr="00475CDF">
        <w:rPr>
          <w:rFonts w:ascii="Segoe UI Symbol" w:eastAsia="Times New Roman" w:hAnsi="Segoe UI Symbol" w:cs="Segoe UI Symbol"/>
          <w:b/>
          <w:bCs/>
          <w:sz w:val="27"/>
          <w:szCs w:val="27"/>
          <w:lang w:eastAsia="en-IN"/>
        </w:rPr>
        <w:t xml:space="preserve"> &amp; </w:t>
      </w:r>
      <w:proofErr w:type="spellStart"/>
      <w:r w:rsidRPr="00475CDF">
        <w:rPr>
          <w:rFonts w:ascii="Segoe UI Symbol" w:eastAsia="Times New Roman" w:hAnsi="Segoe UI Symbol" w:cs="Segoe UI Symbol"/>
          <w:b/>
          <w:bCs/>
          <w:sz w:val="27"/>
          <w:szCs w:val="27"/>
          <w:lang w:eastAsia="en-IN"/>
        </w:rPr>
        <w:t>Kahneman</w:t>
      </w:r>
      <w:proofErr w:type="spellEnd"/>
      <w:r w:rsidRPr="00475CDF">
        <w:rPr>
          <w:rFonts w:ascii="Segoe UI Symbol" w:eastAsia="Times New Roman" w:hAnsi="Segoe UI Symbol" w:cs="Segoe UI Symbol"/>
          <w:b/>
          <w:bCs/>
          <w:sz w:val="27"/>
          <w:szCs w:val="27"/>
          <w:lang w:eastAsia="en-IN"/>
        </w:rPr>
        <w:t>, 1981). How a problem is framed can significantly impact how individuals perceive and approach it. Studies show that problems framed in terms of potential losses are often approached more cautiously than those framed in terms of potential gains, which influences the chosen problem-solving strategies. In educational settings, students who clearly define a problem before attempting to solve it tend to perform better in problem-solving tasks (</w:t>
      </w:r>
      <w:proofErr w:type="spellStart"/>
      <w:r w:rsidRPr="00475CDF">
        <w:rPr>
          <w:rFonts w:ascii="Segoe UI Symbol" w:eastAsia="Times New Roman" w:hAnsi="Segoe UI Symbol" w:cs="Segoe UI Symbol"/>
          <w:b/>
          <w:bCs/>
          <w:sz w:val="27"/>
          <w:szCs w:val="27"/>
          <w:lang w:eastAsia="en-IN"/>
        </w:rPr>
        <w:t>Pretz</w:t>
      </w:r>
      <w:proofErr w:type="spellEnd"/>
      <w:r w:rsidRPr="00475CDF">
        <w:rPr>
          <w:rFonts w:ascii="Segoe UI Symbol" w:eastAsia="Times New Roman" w:hAnsi="Segoe UI Symbol" w:cs="Segoe UI Symbol"/>
          <w:b/>
          <w:bCs/>
          <w:sz w:val="27"/>
          <w:szCs w:val="27"/>
          <w:lang w:eastAsia="en-IN"/>
        </w:rPr>
        <w:t>, Naples, &amp; Sternberg, 2003). This finding emphasizes the importance of spending adequate time understanding the problem before moving forward.</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lastRenderedPageBreak/>
        <w:drawing>
          <wp:inline distT="0" distB="0" distL="0" distR="0">
            <wp:extent cx="6610350" cy="3771900"/>
            <wp:effectExtent l="0" t="0" r="0" b="0"/>
            <wp:docPr id="5" name="Picture 5" descr="problem solving cy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problem solving cycl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0350" cy="3771900"/>
                    </a:xfrm>
                    <a:prstGeom prst="rect">
                      <a:avLst/>
                    </a:prstGeom>
                    <a:noFill/>
                    <a:ln>
                      <a:noFill/>
                    </a:ln>
                  </pic:spPr>
                </pic:pic>
              </a:graphicData>
            </a:graphic>
          </wp:inline>
        </w:drawing>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Framing Effect</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3. Strategy Formulation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Once the problem is clearly defined, the next step is strategy formulation—deciding how to approach solving the problem. This involves selecting a plan based on the nature of the problem, available resources, and the desired outcome. Strategy formulation may involve analysis—breaking down the problem into smaller, more manageable parts—or synthesis, in which elements of the problem are combined in creative ways to generate new solutions.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Two key thinking processes are involved in strategy formulation- </w:t>
      </w:r>
      <w:hyperlink r:id="rId9" w:tgtFrame="_blank" w:history="1">
        <w:r w:rsidRPr="00475CDF">
          <w:rPr>
            <w:rStyle w:val="Hyperlink"/>
            <w:rFonts w:ascii="Segoe UI Symbol" w:eastAsia="Times New Roman" w:hAnsi="Segoe UI Symbol" w:cs="Segoe UI Symbol"/>
            <w:b/>
            <w:bCs/>
            <w:sz w:val="27"/>
            <w:szCs w:val="27"/>
            <w:lang w:eastAsia="en-IN"/>
          </w:rPr>
          <w:t>divergent thinking and convergent thinking</w:t>
        </w:r>
      </w:hyperlink>
      <w:r w:rsidRPr="00475CDF">
        <w:rPr>
          <w:rFonts w:ascii="Segoe UI Symbol" w:eastAsia="Times New Roman" w:hAnsi="Segoe UI Symbol" w:cs="Segoe UI Symbol"/>
          <w:b/>
          <w:bCs/>
          <w:sz w:val="27"/>
          <w:szCs w:val="27"/>
          <w:lang w:eastAsia="en-IN"/>
        </w:rPr>
        <w:t>. Divergent thinking involves brainstorming multiple possible solutions to a problem, while convergent thinking focuses on narrowing down those solutions to find the best one.</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Pr="00475CDF" w:rsidRDefault="00475CDF" w:rsidP="00475CDF">
      <w:pPr>
        <w:spacing w:before="100" w:beforeAutospacing="1" w:after="100" w:afterAutospacing="1" w:line="240" w:lineRule="auto"/>
        <w:outlineLvl w:val="2"/>
        <w:rPr>
          <w:ins w:id="0" w:author="Unknown"/>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 xml:space="preserve">For example- For the marketing team, several strategies are proposed to solve the problem of declining sales in the underperforming product line. Some team members suggest a complete rebranding of the product, while </w:t>
      </w:r>
      <w:r w:rsidRPr="00475CDF">
        <w:rPr>
          <w:rFonts w:ascii="Segoe UI Symbol" w:eastAsia="Times New Roman" w:hAnsi="Segoe UI Symbol" w:cs="Segoe UI Symbol"/>
          <w:b/>
          <w:bCs/>
          <w:sz w:val="27"/>
          <w:szCs w:val="27"/>
          <w:lang w:eastAsia="en-IN"/>
        </w:rPr>
        <w:lastRenderedPageBreak/>
        <w:t>others propose making incremental improvements based on customer feedback. To evaluate these options, the team engages in divergent thinking, generating as many creative ideas as possible. Once a range of solutions has been proposed, they shift to convergent thinking, narrowing down the options based on cost, feasibility, and projected impact on sales. Ultimately, they decide to update the product’s design and marketing strategy, focusing on a targeted ad campaign aimed at younger consumers.</w:t>
      </w:r>
      <w:r w:rsidRPr="00475CDF">
        <w:rPr>
          <w:rFonts w:ascii="Segoe UI Symbol" w:eastAsia="Times New Roman" w:hAnsi="Segoe UI Symbol" w:cs="Segoe UI Symbol"/>
          <w:b/>
          <w:bCs/>
          <w:sz w:val="27"/>
          <w:szCs w:val="27"/>
          <w:lang w:eastAsia="en-IN"/>
        </w:rPr>
        <w:br/>
      </w:r>
      <w:r w:rsidRPr="00475CDF">
        <w:rPr>
          <w:rFonts w:ascii="Segoe UI Symbol" w:eastAsia="Times New Roman" w:hAnsi="Segoe UI Symbol" w:cs="Segoe UI Symbol"/>
          <w:b/>
          <w:bCs/>
          <w:sz w:val="27"/>
          <w:szCs w:val="27"/>
          <w:lang w:eastAsia="en-IN"/>
        </w:rPr>
        <w:br/>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br/>
      </w:r>
      <w:r w:rsidRPr="00475CDF">
        <w:rPr>
          <w:rFonts w:ascii="Segoe UI Symbol" w:eastAsia="Times New Roman" w:hAnsi="Segoe UI Symbol" w:cs="Segoe UI Symbol"/>
          <w:b/>
          <w:bCs/>
          <w:sz w:val="27"/>
          <w:szCs w:val="27"/>
          <w:lang w:eastAsia="en-IN"/>
        </w:rPr>
        <w:br/>
        <w:t>Research on creative problem-solving highlights the importance of both divergent and convergent thinking (Guilford, 1967). Individuals who can generate a variety of solutions are more likely to find innovative ways to approach complex problems. However, without convergent thinking, it can be difficult to select the best course of action from the options available. Studies show that successful problem solvers often exhibit cognitive flexibility, the ability to switch between divergent and convergent thinking as needed (Mumford et al., 1991). This flexibility is essential for adapting strategies in response to changing circumstances.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4. Organization of Information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The fourth step in the problem-solving cycle is the organization of information. During this stage, individuals must determine how the various pieces of information related to the problem fit together. Organizing information involves structuring data in a way that highlights relationships between different elements of the problem, making it easier to discern patterns, connections, and potential solutions.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 xml:space="preserve">For example- The marketing team collects extensive information about consumer </w:t>
      </w:r>
      <w:proofErr w:type="spellStart"/>
      <w:r w:rsidRPr="00475CDF">
        <w:rPr>
          <w:rFonts w:ascii="Segoe UI Symbol" w:eastAsia="Times New Roman" w:hAnsi="Segoe UI Symbol" w:cs="Segoe UI Symbol"/>
          <w:b/>
          <w:bCs/>
          <w:sz w:val="27"/>
          <w:szCs w:val="27"/>
          <w:lang w:eastAsia="en-IN"/>
        </w:rPr>
        <w:t>behavior</w:t>
      </w:r>
      <w:proofErr w:type="spellEnd"/>
      <w:r w:rsidRPr="00475CDF">
        <w:rPr>
          <w:rFonts w:ascii="Segoe UI Symbol" w:eastAsia="Times New Roman" w:hAnsi="Segoe UI Symbol" w:cs="Segoe UI Symbol"/>
          <w:b/>
          <w:bCs/>
          <w:sz w:val="27"/>
          <w:szCs w:val="27"/>
          <w:lang w:eastAsia="en-IN"/>
        </w:rPr>
        <w:t>, competitors, and past marketing campaigns. They organize this data by creating charts and visual representations to identify trends. For example, they use a SWOT analysis (Strengths, Weaknesses, Opportunities, and Threats) to examine internal and external factors affecting their product line. This method allows them to see how different aspects of the problem are related and helps them identify key areas for improvement.</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lastRenderedPageBreak/>
        <w:t>Research shows that </w:t>
      </w:r>
      <w:hyperlink r:id="rId10" w:tgtFrame="_blank" w:history="1">
        <w:r w:rsidRPr="00475CDF">
          <w:rPr>
            <w:rStyle w:val="Hyperlink"/>
            <w:rFonts w:ascii="Segoe UI Symbol" w:eastAsia="Times New Roman" w:hAnsi="Segoe UI Symbol" w:cs="Segoe UI Symbol"/>
            <w:b/>
            <w:bCs/>
            <w:sz w:val="27"/>
            <w:szCs w:val="27"/>
            <w:lang w:eastAsia="en-IN"/>
          </w:rPr>
          <w:t>organizing information</w:t>
        </w:r>
      </w:hyperlink>
      <w:r w:rsidRPr="00475CDF">
        <w:rPr>
          <w:rFonts w:ascii="Segoe UI Symbol" w:eastAsia="Times New Roman" w:hAnsi="Segoe UI Symbol" w:cs="Segoe UI Symbol"/>
          <w:b/>
          <w:bCs/>
          <w:sz w:val="27"/>
          <w:szCs w:val="27"/>
          <w:lang w:eastAsia="en-IN"/>
        </w:rPr>
        <w:t xml:space="preserve"> is critical to problem-solving success. In one study, students who used graphic organizers to arrange information performed better on problem-solving tasks than those who did not (Hawk, McLeod, &amp; </w:t>
      </w:r>
      <w:proofErr w:type="spellStart"/>
      <w:r w:rsidRPr="00475CDF">
        <w:rPr>
          <w:rFonts w:ascii="Segoe UI Symbol" w:eastAsia="Times New Roman" w:hAnsi="Segoe UI Symbol" w:cs="Segoe UI Symbol"/>
          <w:b/>
          <w:bCs/>
          <w:sz w:val="27"/>
          <w:szCs w:val="27"/>
          <w:lang w:eastAsia="en-IN"/>
        </w:rPr>
        <w:t>Jonassen</w:t>
      </w:r>
      <w:proofErr w:type="spellEnd"/>
      <w:r w:rsidRPr="00475CDF">
        <w:rPr>
          <w:rFonts w:ascii="Segoe UI Symbol" w:eastAsia="Times New Roman" w:hAnsi="Segoe UI Symbol" w:cs="Segoe UI Symbol"/>
          <w:b/>
          <w:bCs/>
          <w:sz w:val="27"/>
          <w:szCs w:val="27"/>
          <w:lang w:eastAsia="en-IN"/>
        </w:rPr>
        <w:t>, 1993). Cognitive psychology also suggests that visualizing the structure of a problem can lead to insight, a sudden realization of a solution that emerges when the problem is viewed from a new perspective (</w:t>
      </w:r>
      <w:proofErr w:type="spellStart"/>
      <w:r w:rsidRPr="00475CDF">
        <w:rPr>
          <w:rFonts w:ascii="Segoe UI Symbol" w:eastAsia="Times New Roman" w:hAnsi="Segoe UI Symbol" w:cs="Segoe UI Symbol"/>
          <w:b/>
          <w:bCs/>
          <w:sz w:val="27"/>
          <w:szCs w:val="27"/>
          <w:lang w:eastAsia="en-IN"/>
        </w:rPr>
        <w:t>Ohlsson</w:t>
      </w:r>
      <w:proofErr w:type="spellEnd"/>
      <w:r w:rsidRPr="00475CDF">
        <w:rPr>
          <w:rFonts w:ascii="Segoe UI Symbol" w:eastAsia="Times New Roman" w:hAnsi="Segoe UI Symbol" w:cs="Segoe UI Symbol"/>
          <w:b/>
          <w:bCs/>
          <w:sz w:val="27"/>
          <w:szCs w:val="27"/>
          <w:lang w:eastAsia="en-IN"/>
        </w:rPr>
        <w:t>, 1992). This “aha” moment often occurs when individuals reorganize information in a way that makes the solution more apparent.</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bookmarkStart w:id="1" w:name="_GoBack"/>
      <w:bookmarkEnd w:id="1"/>
      <w:r w:rsidRPr="00475CDF">
        <w:rPr>
          <w:rFonts w:ascii="Segoe UI Symbol" w:eastAsia="Times New Roman" w:hAnsi="Segoe UI Symbol" w:cs="Segoe UI Symbol"/>
          <w:b/>
          <w:bCs/>
          <w:sz w:val="27"/>
          <w:szCs w:val="27"/>
          <w:lang w:eastAsia="en-IN"/>
        </w:rPr>
        <w:t>5. Resource Allocation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Resource allocation refers to the distribution of time, effort, and other resources necessary for solving the problem. This step requires individuals to evaluate the costs and benefits of various approaches and decide how best to allocate their mental and physical resources.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For example- In the case of the marketing team, they must decide how much time and money to invest in addressing the decline in sales. They evaluate the cost of running an ad campaign, redesigning the product, and conducting further market research. Based on this analysis, they allocate a larger portion of their budget to the ad campaign, which they believe will have the most significant impact on sales. However, they also set aside time to monitor the campaign’s effectiveness and make adjustments if necessary.</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lastRenderedPageBreak/>
        <w:drawing>
          <wp:inline distT="0" distB="0" distL="0" distR="0">
            <wp:extent cx="6286500" cy="6286500"/>
            <wp:effectExtent l="0" t="0" r="0" b="0"/>
            <wp:docPr id="4" name="Picture 4" descr="Planning fallacy - The Decisio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Planning fallacy - The Decision La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6500" cy="6286500"/>
                    </a:xfrm>
                    <a:prstGeom prst="rect">
                      <a:avLst/>
                    </a:prstGeom>
                    <a:noFill/>
                    <a:ln>
                      <a:noFill/>
                    </a:ln>
                  </pic:spPr>
                </pic:pic>
              </a:graphicData>
            </a:graphic>
          </wp:inline>
        </w:drawing>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Planning fallacy (The Decision Lab)</w:t>
      </w:r>
    </w:p>
    <w:p w:rsidR="00475CDF" w:rsidRPr="00475CDF" w:rsidRDefault="00475CDF" w:rsidP="00475CDF">
      <w:pPr>
        <w:spacing w:before="100" w:beforeAutospacing="1" w:after="100" w:afterAutospacing="1" w:line="240" w:lineRule="auto"/>
        <w:outlineLvl w:val="2"/>
        <w:rPr>
          <w:ins w:id="2" w:author="Unknown"/>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Research indicates that expert problem solvers allocate their resources differently from novices. Experts tend to spend more time on global planning, focusing on the big picture, while novices spend more time on local planning, focusing on smaller details (Larkin et al., 1980). For example, successful students spend more time deciding how to approach a problem before they begin working on it, which helps them avoid errors and false starts (Bloom &amp; Broder, 1950). This finding underscores the importance of effective resource allocation in problem-solving.</w:t>
      </w:r>
      <w:r w:rsidRPr="00475CDF">
        <w:rPr>
          <w:rFonts w:ascii="Segoe UI Symbol" w:eastAsia="Times New Roman" w:hAnsi="Segoe UI Symbol" w:cs="Segoe UI Symbol"/>
          <w:b/>
          <w:bCs/>
          <w:sz w:val="27"/>
          <w:szCs w:val="27"/>
          <w:lang w:eastAsia="en-IN"/>
        </w:rPr>
        <w:br/>
      </w:r>
      <w:r w:rsidRPr="00475CDF">
        <w:rPr>
          <w:rFonts w:ascii="Segoe UI Symbol" w:eastAsia="Times New Roman" w:hAnsi="Segoe UI Symbol" w:cs="Segoe UI Symbol"/>
          <w:b/>
          <w:bCs/>
          <w:sz w:val="27"/>
          <w:szCs w:val="27"/>
          <w:lang w:eastAsia="en-IN"/>
        </w:rPr>
        <w:lastRenderedPageBreak/>
        <w:br/>
      </w:r>
      <w:r w:rsidRPr="00475CDF">
        <w:rPr>
          <w:rFonts w:ascii="Segoe UI Symbol" w:eastAsia="Times New Roman" w:hAnsi="Segoe UI Symbol" w:cs="Segoe UI Symbol"/>
          <w:b/>
          <w:bCs/>
          <w:sz w:val="27"/>
          <w:szCs w:val="27"/>
          <w:lang w:eastAsia="en-IN"/>
        </w:rPr>
        <w:br/>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6. Monitoring</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 xml:space="preserve">As individuals work through the problem-solving process, they must continuously engage in monitoring to ensure that they are on track. Monitoring involves evaluating progress, identifying potential obstacles, and making adjustments as needed. This step is crucial because it helps individuals </w:t>
      </w:r>
      <w:proofErr w:type="gramStart"/>
      <w:r w:rsidRPr="00475CDF">
        <w:rPr>
          <w:rFonts w:ascii="Segoe UI Symbol" w:eastAsia="Times New Roman" w:hAnsi="Segoe UI Symbol" w:cs="Segoe UI Symbol"/>
          <w:b/>
          <w:bCs/>
          <w:sz w:val="27"/>
          <w:szCs w:val="27"/>
          <w:lang w:eastAsia="en-IN"/>
        </w:rPr>
        <w:t>stay focused and avoid</w:t>
      </w:r>
      <w:proofErr w:type="gramEnd"/>
      <w:r w:rsidRPr="00475CDF">
        <w:rPr>
          <w:rFonts w:ascii="Segoe UI Symbol" w:eastAsia="Times New Roman" w:hAnsi="Segoe UI Symbol" w:cs="Segoe UI Symbol"/>
          <w:b/>
          <w:bCs/>
          <w:sz w:val="27"/>
          <w:szCs w:val="27"/>
          <w:lang w:eastAsia="en-IN"/>
        </w:rPr>
        <w:t xml:space="preserve"> wasted effort.</w:t>
      </w:r>
    </w:p>
    <w:p w:rsidR="00475CDF" w:rsidRPr="00475CDF" w:rsidRDefault="00475CDF" w:rsidP="00475CDF">
      <w:pPr>
        <w:spacing w:before="100" w:beforeAutospacing="1" w:after="100" w:afterAutospacing="1" w:line="240" w:lineRule="auto"/>
        <w:outlineLvl w:val="2"/>
        <w:rPr>
          <w:ins w:id="3" w:author="Unknown"/>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For example- The marketing team monitors the performance of their ad campaign in real-time. They track key metrics such as click-through rates, engagement, and sales. After a few weeks, they notice that while the campaign is generating interest, it is not leading to significant sales increases. In response, they adjust their strategy by tweaking the ad copy and expanding the campaign to include a different demographic. This monitoring process helps them avoid spending more time and money on a strategy that is not working.</w:t>
      </w:r>
      <w:r w:rsidRPr="00475CDF">
        <w:rPr>
          <w:rFonts w:ascii="Segoe UI Symbol" w:eastAsia="Times New Roman" w:hAnsi="Segoe UI Symbol" w:cs="Segoe UI Symbol"/>
          <w:b/>
          <w:bCs/>
          <w:sz w:val="27"/>
          <w:szCs w:val="27"/>
          <w:lang w:eastAsia="en-IN"/>
        </w:rPr>
        <w:br/>
      </w:r>
      <w:r w:rsidRPr="00475CDF">
        <w:rPr>
          <w:rFonts w:ascii="Segoe UI Symbol" w:eastAsia="Times New Roman" w:hAnsi="Segoe UI Symbol" w:cs="Segoe UI Symbol"/>
          <w:b/>
          <w:bCs/>
          <w:sz w:val="27"/>
          <w:szCs w:val="27"/>
          <w:lang w:eastAsia="en-IN"/>
        </w:rPr>
        <w:br/>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br/>
      </w:r>
      <w:r w:rsidRPr="00475CDF">
        <w:rPr>
          <w:rFonts w:ascii="Segoe UI Symbol" w:eastAsia="Times New Roman" w:hAnsi="Segoe UI Symbol" w:cs="Segoe UI Symbol"/>
          <w:b/>
          <w:bCs/>
          <w:sz w:val="27"/>
          <w:szCs w:val="27"/>
          <w:lang w:eastAsia="en-IN"/>
        </w:rPr>
        <w:br/>
        <w:t>Monitoring is a form of metacognition, or thinking about one’s own thinking. Research shows that individuals who engage in metacognitive monitoring during problem-solving tasks are more successful than those who do not (</w:t>
      </w:r>
      <w:proofErr w:type="spellStart"/>
      <w:r w:rsidRPr="00475CDF">
        <w:rPr>
          <w:rFonts w:ascii="Segoe UI Symbol" w:eastAsia="Times New Roman" w:hAnsi="Segoe UI Symbol" w:cs="Segoe UI Symbol"/>
          <w:b/>
          <w:bCs/>
          <w:sz w:val="27"/>
          <w:szCs w:val="27"/>
          <w:lang w:eastAsia="en-IN"/>
        </w:rPr>
        <w:t>Flavell</w:t>
      </w:r>
      <w:proofErr w:type="spellEnd"/>
      <w:r w:rsidRPr="00475CDF">
        <w:rPr>
          <w:rFonts w:ascii="Segoe UI Symbol" w:eastAsia="Times New Roman" w:hAnsi="Segoe UI Symbol" w:cs="Segoe UI Symbol"/>
          <w:b/>
          <w:bCs/>
          <w:sz w:val="27"/>
          <w:szCs w:val="27"/>
          <w:lang w:eastAsia="en-IN"/>
        </w:rPr>
        <w:t>, 1979). In one study, students who were trained to monitor their problem-solving strategies performed better on complex tasks than those who received no such training (Schraw &amp; Dennison, 1994). Monitoring allows individuals to detect errors early and make adjustments before it is too late.</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7. Evaluation</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 xml:space="preserve">The final stage of the problem-solving cycle is evaluation—assessing whether the solution has been successful in solving the problem. </w:t>
      </w:r>
      <w:r w:rsidRPr="00475CDF">
        <w:rPr>
          <w:rFonts w:ascii="Segoe UI Symbol" w:eastAsia="Times New Roman" w:hAnsi="Segoe UI Symbol" w:cs="Segoe UI Symbol"/>
          <w:b/>
          <w:bCs/>
          <w:sz w:val="27"/>
          <w:szCs w:val="27"/>
          <w:lang w:eastAsia="en-IN"/>
        </w:rPr>
        <w:lastRenderedPageBreak/>
        <w:t>This step involves reviewing the outcomes of the problem-solving process and determining whether any additional actions are necessary.</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For example- After several months, the marketing team evaluates the overall impact of their efforts. They find that the updated product design and targeted ad campaign have successfully increased sales, but not to the level they had originally hoped. Based on this evaluation, they decide to implement additional changes to the product and continue refining their marketing strategy. By critically assessing the effectiveness of their solution, they ensure that they are constantly improving.</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Research shows that individuals who engage in reflective practice—regularly evaluating their problem-solving processes—are more likely to achieve long-term success (</w:t>
      </w:r>
      <w:proofErr w:type="spellStart"/>
      <w:r w:rsidRPr="00475CDF">
        <w:rPr>
          <w:rFonts w:ascii="Segoe UI Symbol" w:eastAsia="Times New Roman" w:hAnsi="Segoe UI Symbol" w:cs="Segoe UI Symbol"/>
          <w:b/>
          <w:bCs/>
          <w:sz w:val="27"/>
          <w:szCs w:val="27"/>
          <w:lang w:eastAsia="en-IN"/>
        </w:rPr>
        <w:t>Schön</w:t>
      </w:r>
      <w:proofErr w:type="spellEnd"/>
      <w:r w:rsidRPr="00475CDF">
        <w:rPr>
          <w:rFonts w:ascii="Segoe UI Symbol" w:eastAsia="Times New Roman" w:hAnsi="Segoe UI Symbol" w:cs="Segoe UI Symbol"/>
          <w:b/>
          <w:bCs/>
          <w:sz w:val="27"/>
          <w:szCs w:val="27"/>
          <w:lang w:eastAsia="en-IN"/>
        </w:rPr>
        <w:t>, 1983). In professional settings, organizations that conduct post-mortem analyses after completing projects tend to improve their problem-solving processes over time (Fong, 2006). Evaluation is essential for learning from past experiences and applying those lessons to future problems.</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Conclusion to Problem-Solving Cycle</w:t>
      </w:r>
    </w:p>
    <w:p w:rsidR="00475CDF" w:rsidRPr="00475CDF" w:rsidRDefault="00475CDF" w:rsidP="00475CDF">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r w:rsidRPr="00475CDF">
        <w:rPr>
          <w:rFonts w:ascii="Segoe UI Symbol" w:eastAsia="Times New Roman" w:hAnsi="Segoe UI Symbol" w:cs="Segoe UI Symbol"/>
          <w:b/>
          <w:bCs/>
          <w:sz w:val="27"/>
          <w:szCs w:val="27"/>
          <w:lang w:eastAsia="en-IN"/>
        </w:rPr>
        <w:t>The problem-solving cycle offers a structured framework for tackling challenges in a methodical and effective way. This cycle comprises several key stages: problem identification, problem definition and representation, strategy formulation, organization of information, resource allocation, monitoring, and evaluation. Each step plays a pivotal role in ensuring that problems are approached systematically and resolved successfully. By following these stages, individuals and organizations can navigate complex issues more efficiently and achieve their desired outcomes.</w:t>
      </w:r>
      <w:r w:rsidRPr="00475CDF">
        <w:rPr>
          <w:rFonts w:ascii="Segoe UI Symbol" w:eastAsia="Times New Roman" w:hAnsi="Segoe UI Symbol" w:cs="Segoe UI Symbol"/>
          <w:b/>
          <w:bCs/>
          <w:sz w:val="27"/>
          <w:szCs w:val="27"/>
          <w:lang w:eastAsia="en-IN"/>
        </w:rPr>
        <w:br/>
      </w:r>
    </w:p>
    <w:p w:rsidR="00475CDF" w:rsidRDefault="00475CDF" w:rsidP="003B5263">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Default="00475CDF" w:rsidP="003B5263">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475CDF" w:rsidRDefault="00475CDF" w:rsidP="003B5263">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Segoe UI Symbol" w:eastAsia="Times New Roman" w:hAnsi="Segoe UI Symbol" w:cs="Segoe UI Symbol"/>
          <w:b/>
          <w:bCs/>
          <w:sz w:val="27"/>
          <w:szCs w:val="27"/>
          <w:lang w:eastAsia="en-IN"/>
        </w:rPr>
        <w:t>🔍</w:t>
      </w:r>
      <w:r w:rsidRPr="003B5263">
        <w:rPr>
          <w:rFonts w:ascii="Times New Roman" w:eastAsia="Times New Roman" w:hAnsi="Times New Roman" w:cs="Times New Roman"/>
          <w:b/>
          <w:bCs/>
          <w:sz w:val="27"/>
          <w:szCs w:val="27"/>
          <w:lang w:eastAsia="en-IN"/>
        </w:rPr>
        <w:t xml:space="preserve"> 3.</w:t>
      </w:r>
      <w:proofErr w:type="gramEnd"/>
      <w:r w:rsidRPr="003B5263">
        <w:rPr>
          <w:rFonts w:ascii="Times New Roman" w:eastAsia="Times New Roman" w:hAnsi="Times New Roman" w:cs="Times New Roman"/>
          <w:b/>
          <w:bCs/>
          <w:sz w:val="27"/>
          <w:szCs w:val="27"/>
          <w:lang w:eastAsia="en-IN"/>
        </w:rPr>
        <w:t xml:space="preserve"> Search Strategies</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3.1 Uninformed (Blind) Search</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lastRenderedPageBreak/>
        <w:t>These strategies use no domain-specific knowledge:</w:t>
      </w:r>
    </w:p>
    <w:p w:rsidR="003B5263" w:rsidRPr="003B5263" w:rsidRDefault="003B5263" w:rsidP="003B52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Breadth-First Search (BFS)</w:t>
      </w:r>
      <w:r w:rsidRPr="003B5263">
        <w:rPr>
          <w:rFonts w:ascii="Times New Roman" w:eastAsia="Times New Roman" w:hAnsi="Times New Roman" w:cs="Times New Roman"/>
          <w:sz w:val="24"/>
          <w:szCs w:val="24"/>
          <w:lang w:eastAsia="en-IN"/>
        </w:rPr>
        <w:t xml:space="preserve"> – Explores all nodes at current depth before going deeper.</w:t>
      </w:r>
    </w:p>
    <w:p w:rsidR="003B5263" w:rsidRPr="003B5263" w:rsidRDefault="003B5263" w:rsidP="003B52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Depth-First Search (DFS)</w:t>
      </w:r>
      <w:r w:rsidRPr="003B5263">
        <w:rPr>
          <w:rFonts w:ascii="Times New Roman" w:eastAsia="Times New Roman" w:hAnsi="Times New Roman" w:cs="Times New Roman"/>
          <w:sz w:val="24"/>
          <w:szCs w:val="24"/>
          <w:lang w:eastAsia="en-IN"/>
        </w:rPr>
        <w:t xml:space="preserve"> – Explores as deep as possible before backtracking.</w:t>
      </w:r>
    </w:p>
    <w:p w:rsidR="003B5263" w:rsidRPr="003B5263" w:rsidRDefault="003B5263" w:rsidP="003B52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Uniform Cost Search (UCS)</w:t>
      </w:r>
      <w:r w:rsidRPr="003B5263">
        <w:rPr>
          <w:rFonts w:ascii="Times New Roman" w:eastAsia="Times New Roman" w:hAnsi="Times New Roman" w:cs="Times New Roman"/>
          <w:sz w:val="24"/>
          <w:szCs w:val="24"/>
          <w:lang w:eastAsia="en-IN"/>
        </w:rPr>
        <w:t xml:space="preserve"> – Expands the lowest-cost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047"/>
        <w:gridCol w:w="914"/>
        <w:gridCol w:w="1020"/>
        <w:gridCol w:w="1035"/>
      </w:tblGrid>
      <w:tr w:rsidR="003B5263" w:rsidRPr="003B5263" w:rsidTr="003B5263">
        <w:trPr>
          <w:tblHeader/>
          <w:tblCellSpacing w:w="15" w:type="dxa"/>
        </w:trPr>
        <w:tc>
          <w:tcPr>
            <w:tcW w:w="0" w:type="auto"/>
            <w:vAlign w:val="center"/>
            <w:hideMark/>
          </w:tcPr>
          <w:p w:rsidR="003B5263" w:rsidRPr="003B5263" w:rsidRDefault="003B5263" w:rsidP="003B5263">
            <w:pPr>
              <w:spacing w:after="0" w:line="240" w:lineRule="auto"/>
              <w:jc w:val="center"/>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Strategy</w:t>
            </w:r>
          </w:p>
        </w:tc>
        <w:tc>
          <w:tcPr>
            <w:tcW w:w="0" w:type="auto"/>
            <w:vAlign w:val="center"/>
            <w:hideMark/>
          </w:tcPr>
          <w:p w:rsidR="003B5263" w:rsidRPr="003B5263" w:rsidRDefault="003B5263" w:rsidP="003B5263">
            <w:pPr>
              <w:spacing w:after="0" w:line="240" w:lineRule="auto"/>
              <w:jc w:val="center"/>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Complete</w:t>
            </w:r>
          </w:p>
        </w:tc>
        <w:tc>
          <w:tcPr>
            <w:tcW w:w="0" w:type="auto"/>
            <w:vAlign w:val="center"/>
            <w:hideMark/>
          </w:tcPr>
          <w:p w:rsidR="003B5263" w:rsidRPr="003B5263" w:rsidRDefault="003B5263" w:rsidP="003B5263">
            <w:pPr>
              <w:spacing w:after="0" w:line="240" w:lineRule="auto"/>
              <w:jc w:val="center"/>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Optimal</w:t>
            </w:r>
          </w:p>
        </w:tc>
        <w:tc>
          <w:tcPr>
            <w:tcW w:w="0" w:type="auto"/>
            <w:vAlign w:val="center"/>
            <w:hideMark/>
          </w:tcPr>
          <w:p w:rsidR="003B5263" w:rsidRPr="003B5263" w:rsidRDefault="003B5263" w:rsidP="003B5263">
            <w:pPr>
              <w:spacing w:after="0" w:line="240" w:lineRule="auto"/>
              <w:jc w:val="center"/>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Time</w:t>
            </w:r>
          </w:p>
        </w:tc>
        <w:tc>
          <w:tcPr>
            <w:tcW w:w="0" w:type="auto"/>
            <w:vAlign w:val="center"/>
            <w:hideMark/>
          </w:tcPr>
          <w:p w:rsidR="003B5263" w:rsidRPr="003B5263" w:rsidRDefault="003B5263" w:rsidP="003B5263">
            <w:pPr>
              <w:spacing w:after="0" w:line="240" w:lineRule="auto"/>
              <w:jc w:val="center"/>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Space</w:t>
            </w:r>
          </w:p>
        </w:tc>
      </w:tr>
      <w:tr w:rsidR="003B5263" w:rsidRPr="003B5263" w:rsidTr="003B5263">
        <w:trPr>
          <w:tblCellSpacing w:w="15" w:type="dxa"/>
        </w:trPr>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BFS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Yes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Yes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b^d</w:t>
            </w:r>
            <w:proofErr w:type="spellEnd"/>
            <w:r w:rsidRPr="003B5263">
              <w:rPr>
                <w:rFonts w:ascii="Times New Roman" w:eastAsia="Times New Roman" w:hAnsi="Times New Roman" w:cs="Times New Roman"/>
                <w:sz w:val="24"/>
                <w:szCs w:val="24"/>
                <w:lang w:eastAsia="en-IN"/>
              </w:rPr>
              <w:t>)</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b^d</w:t>
            </w:r>
            <w:proofErr w:type="spellEnd"/>
            <w:r w:rsidRPr="003B5263">
              <w:rPr>
                <w:rFonts w:ascii="Times New Roman" w:eastAsia="Times New Roman" w:hAnsi="Times New Roman" w:cs="Times New Roman"/>
                <w:sz w:val="24"/>
                <w:szCs w:val="24"/>
                <w:lang w:eastAsia="en-IN"/>
              </w:rPr>
              <w:t>)</w:t>
            </w:r>
          </w:p>
        </w:tc>
      </w:tr>
      <w:tr w:rsidR="003B5263" w:rsidRPr="003B5263" w:rsidTr="003B5263">
        <w:trPr>
          <w:tblCellSpacing w:w="15" w:type="dxa"/>
        </w:trPr>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DFS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No</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No</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b^m</w:t>
            </w:r>
            <w:proofErr w:type="spellEnd"/>
            <w:r w:rsidRPr="003B5263">
              <w:rPr>
                <w:rFonts w:ascii="Times New Roman" w:eastAsia="Times New Roman" w:hAnsi="Times New Roman" w:cs="Times New Roman"/>
                <w:sz w:val="24"/>
                <w:szCs w:val="24"/>
                <w:lang w:eastAsia="en-IN"/>
              </w:rPr>
              <w:t>)</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bm</w:t>
            </w:r>
            <w:proofErr w:type="spellEnd"/>
            <w:r w:rsidRPr="003B5263">
              <w:rPr>
                <w:rFonts w:ascii="Times New Roman" w:eastAsia="Times New Roman" w:hAnsi="Times New Roman" w:cs="Times New Roman"/>
                <w:sz w:val="24"/>
                <w:szCs w:val="24"/>
                <w:lang w:eastAsia="en-IN"/>
              </w:rPr>
              <w:t>)</w:t>
            </w:r>
          </w:p>
        </w:tc>
      </w:tr>
      <w:tr w:rsidR="003B5263" w:rsidRPr="003B5263" w:rsidTr="003B5263">
        <w:trPr>
          <w:tblCellSpacing w:w="15" w:type="dxa"/>
        </w:trPr>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UCS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Yes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Yes</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b^c</w:t>
            </w:r>
            <w:proofErr w:type="spellEnd"/>
            <w:r w:rsidRPr="003B5263">
              <w:rPr>
                <w:rFonts w:ascii="Times New Roman" w:eastAsia="Times New Roman" w:hAnsi="Times New Roman" w:cs="Times New Roman"/>
                <w:sz w:val="24"/>
                <w:szCs w:val="24"/>
                <w:lang w:eastAsia="en-IN"/>
              </w:rPr>
              <w:t>*/ε)</w:t>
            </w:r>
          </w:p>
        </w:tc>
        <w:tc>
          <w:tcPr>
            <w:tcW w:w="0" w:type="auto"/>
            <w:vAlign w:val="center"/>
            <w:hideMark/>
          </w:tcPr>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O(</w:t>
            </w:r>
            <w:proofErr w:type="spellStart"/>
            <w:r w:rsidRPr="003B5263">
              <w:rPr>
                <w:rFonts w:ascii="Times New Roman" w:eastAsia="Times New Roman" w:hAnsi="Times New Roman" w:cs="Times New Roman"/>
                <w:sz w:val="24"/>
                <w:szCs w:val="24"/>
                <w:lang w:eastAsia="en-IN"/>
              </w:rPr>
              <w:t>b^c</w:t>
            </w:r>
            <w:proofErr w:type="spellEnd"/>
            <w:r w:rsidRPr="003B5263">
              <w:rPr>
                <w:rFonts w:ascii="Times New Roman" w:eastAsia="Times New Roman" w:hAnsi="Times New Roman" w:cs="Times New Roman"/>
                <w:sz w:val="24"/>
                <w:szCs w:val="24"/>
                <w:lang w:eastAsia="en-IN"/>
              </w:rPr>
              <w:t>*/ε)</w:t>
            </w:r>
          </w:p>
        </w:tc>
      </w:tr>
    </w:tbl>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3.2 Informed (Heuristic) Search</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Uses problem-specific knowledge (heuristics):</w:t>
      </w:r>
    </w:p>
    <w:p w:rsidR="003B5263" w:rsidRPr="003B5263" w:rsidRDefault="003B5263" w:rsidP="003B52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Greedy Best-First Search</w:t>
      </w:r>
      <w:r w:rsidRPr="003B5263">
        <w:rPr>
          <w:rFonts w:ascii="Times New Roman" w:eastAsia="Times New Roman" w:hAnsi="Times New Roman" w:cs="Times New Roman"/>
          <w:sz w:val="24"/>
          <w:szCs w:val="24"/>
          <w:lang w:eastAsia="en-IN"/>
        </w:rPr>
        <w:t xml:space="preserve"> – Uses </w:t>
      </w:r>
      <w:proofErr w:type="gramStart"/>
      <w:r w:rsidRPr="003B5263">
        <w:rPr>
          <w:rFonts w:ascii="Courier New" w:eastAsia="Times New Roman" w:hAnsi="Courier New" w:cs="Courier New"/>
          <w:sz w:val="20"/>
          <w:szCs w:val="20"/>
          <w:lang w:eastAsia="en-IN"/>
        </w:rPr>
        <w:t>h(</w:t>
      </w:r>
      <w:proofErr w:type="gramEnd"/>
      <w:r w:rsidRPr="003B5263">
        <w:rPr>
          <w:rFonts w:ascii="Courier New" w:eastAsia="Times New Roman" w:hAnsi="Courier New" w:cs="Courier New"/>
          <w:sz w:val="20"/>
          <w:szCs w:val="20"/>
          <w:lang w:eastAsia="en-IN"/>
        </w:rPr>
        <w:t>n)</w:t>
      </w:r>
      <w:r w:rsidRPr="003B5263">
        <w:rPr>
          <w:rFonts w:ascii="Times New Roman" w:eastAsia="Times New Roman" w:hAnsi="Times New Roman" w:cs="Times New Roman"/>
          <w:sz w:val="24"/>
          <w:szCs w:val="24"/>
          <w:lang w:eastAsia="en-IN"/>
        </w:rPr>
        <w:t>, the estimated cost to the goal.</w:t>
      </w:r>
    </w:p>
    <w:p w:rsidR="003B5263" w:rsidRPr="003B5263" w:rsidRDefault="003B5263" w:rsidP="003B52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A*</w:t>
      </w:r>
      <w:r w:rsidRPr="003B5263">
        <w:rPr>
          <w:rFonts w:ascii="Times New Roman" w:eastAsia="Times New Roman" w:hAnsi="Times New Roman" w:cs="Times New Roman"/>
          <w:sz w:val="24"/>
          <w:szCs w:val="24"/>
          <w:lang w:eastAsia="en-IN"/>
        </w:rPr>
        <w:t xml:space="preserve"> – Uses </w:t>
      </w:r>
      <w:r w:rsidRPr="003B5263">
        <w:rPr>
          <w:rFonts w:ascii="Courier New" w:eastAsia="Times New Roman" w:hAnsi="Courier New" w:cs="Courier New"/>
          <w:sz w:val="20"/>
          <w:szCs w:val="20"/>
          <w:lang w:eastAsia="en-IN"/>
        </w:rPr>
        <w:t>f(n) = g(n) + h(n)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Where:</w:t>
      </w:r>
    </w:p>
    <w:p w:rsidR="003B5263" w:rsidRPr="003B5263" w:rsidRDefault="003B5263" w:rsidP="003B52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Courier New" w:eastAsia="Times New Roman" w:hAnsi="Courier New" w:cs="Courier New"/>
          <w:sz w:val="20"/>
          <w:szCs w:val="20"/>
          <w:lang w:eastAsia="en-IN"/>
        </w:rPr>
        <w:t>g(n)</w:t>
      </w:r>
      <w:r w:rsidRPr="003B5263">
        <w:rPr>
          <w:rFonts w:ascii="Times New Roman" w:eastAsia="Times New Roman" w:hAnsi="Times New Roman" w:cs="Times New Roman"/>
          <w:sz w:val="24"/>
          <w:szCs w:val="24"/>
          <w:lang w:eastAsia="en-IN"/>
        </w:rPr>
        <w:t xml:space="preserve"> = cost from start to n</w:t>
      </w:r>
    </w:p>
    <w:p w:rsidR="003B5263" w:rsidRPr="003B5263" w:rsidRDefault="003B5263" w:rsidP="003B52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Courier New" w:eastAsia="Times New Roman" w:hAnsi="Courier New" w:cs="Courier New"/>
          <w:sz w:val="20"/>
          <w:szCs w:val="20"/>
          <w:lang w:eastAsia="en-IN"/>
        </w:rPr>
        <w:t>h(n)</w:t>
      </w:r>
      <w:r w:rsidRPr="003B5263">
        <w:rPr>
          <w:rFonts w:ascii="Times New Roman" w:eastAsia="Times New Roman" w:hAnsi="Times New Roman" w:cs="Times New Roman"/>
          <w:sz w:val="24"/>
          <w:szCs w:val="24"/>
          <w:lang w:eastAsia="en-IN"/>
        </w:rPr>
        <w:t xml:space="preserve"> = estimated cost to goal from 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If </w:t>
      </w:r>
      <w:proofErr w:type="gramStart"/>
      <w:r w:rsidRPr="003B5263">
        <w:rPr>
          <w:rFonts w:ascii="Courier New" w:eastAsia="Times New Roman" w:hAnsi="Courier New" w:cs="Courier New"/>
          <w:sz w:val="20"/>
          <w:szCs w:val="20"/>
          <w:lang w:eastAsia="en-IN"/>
        </w:rPr>
        <w:t>h(</w:t>
      </w:r>
      <w:proofErr w:type="gramEnd"/>
      <w:r w:rsidRPr="003B5263">
        <w:rPr>
          <w:rFonts w:ascii="Courier New" w:eastAsia="Times New Roman" w:hAnsi="Courier New" w:cs="Courier New"/>
          <w:sz w:val="20"/>
          <w:szCs w:val="20"/>
          <w:lang w:eastAsia="en-IN"/>
        </w:rPr>
        <w:t>n)</w:t>
      </w:r>
      <w:r w:rsidRPr="003B5263">
        <w:rPr>
          <w:rFonts w:ascii="Times New Roman" w:eastAsia="Times New Roman" w:hAnsi="Times New Roman" w:cs="Times New Roman"/>
          <w:sz w:val="24"/>
          <w:szCs w:val="24"/>
          <w:lang w:eastAsia="en-IN"/>
        </w:rPr>
        <w:t xml:space="preserve"> is:</w:t>
      </w:r>
    </w:p>
    <w:p w:rsidR="003B5263" w:rsidRPr="003B5263" w:rsidRDefault="003B5263" w:rsidP="003B52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Admissible</w:t>
      </w:r>
      <w:r w:rsidRPr="003B5263">
        <w:rPr>
          <w:rFonts w:ascii="Times New Roman" w:eastAsia="Times New Roman" w:hAnsi="Times New Roman" w:cs="Times New Roman"/>
          <w:sz w:val="24"/>
          <w:szCs w:val="24"/>
          <w:lang w:eastAsia="en-IN"/>
        </w:rPr>
        <w:t>: never overestimates</w:t>
      </w:r>
    </w:p>
    <w:p w:rsidR="003B5263" w:rsidRPr="003B5263" w:rsidRDefault="003B5263" w:rsidP="003B52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Consistent</w:t>
      </w:r>
      <w:r w:rsidRPr="003B5263">
        <w:rPr>
          <w:rFonts w:ascii="Times New Roman" w:eastAsia="Times New Roman" w:hAnsi="Times New Roman" w:cs="Times New Roman"/>
          <w:sz w:val="24"/>
          <w:szCs w:val="24"/>
          <w:lang w:eastAsia="en-IN"/>
        </w:rPr>
        <w:t>: obeys triangle inequality</w:t>
      </w:r>
      <w:r w:rsidRPr="003B5263">
        <w:rPr>
          <w:rFonts w:ascii="Times New Roman" w:eastAsia="Times New Roman" w:hAnsi="Times New Roman" w:cs="Times New Roman"/>
          <w:sz w:val="24"/>
          <w:szCs w:val="24"/>
          <w:lang w:eastAsia="en-IN"/>
        </w:rPr>
        <w:br/>
        <w:t xml:space="preserve">Then </w:t>
      </w:r>
      <w:r w:rsidRPr="003B5263">
        <w:rPr>
          <w:rFonts w:ascii="Times New Roman" w:eastAsia="Times New Roman" w:hAnsi="Times New Roman" w:cs="Times New Roman"/>
          <w:b/>
          <w:bCs/>
          <w:sz w:val="24"/>
          <w:szCs w:val="24"/>
          <w:lang w:eastAsia="en-IN"/>
        </w:rPr>
        <w:t>A*</w:t>
      </w:r>
      <w:r w:rsidRPr="003B5263">
        <w:rPr>
          <w:rFonts w:ascii="Times New Roman" w:eastAsia="Times New Roman" w:hAnsi="Times New Roman" w:cs="Times New Roman"/>
          <w:sz w:val="24"/>
          <w:szCs w:val="24"/>
          <w:lang w:eastAsia="en-IN"/>
        </w:rPr>
        <w:t xml:space="preserve"> is optimal.</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27"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Times New Roman" w:eastAsia="Times New Roman" w:hAnsi="Times New Roman" w:cs="Times New Roman"/>
          <w:b/>
          <w:bCs/>
          <w:sz w:val="27"/>
          <w:szCs w:val="27"/>
          <w:lang w:eastAsia="en-IN"/>
        </w:rPr>
        <w:t>🧠 4.</w:t>
      </w:r>
      <w:proofErr w:type="gramEnd"/>
      <w:r w:rsidRPr="003B5263">
        <w:rPr>
          <w:rFonts w:ascii="Times New Roman" w:eastAsia="Times New Roman" w:hAnsi="Times New Roman" w:cs="Times New Roman"/>
          <w:b/>
          <w:bCs/>
          <w:sz w:val="27"/>
          <w:szCs w:val="27"/>
          <w:lang w:eastAsia="en-IN"/>
        </w:rPr>
        <w:t xml:space="preserve"> Heuristics</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Heuristics = Rules of thumb to reduce computation.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Examples for </w:t>
      </w:r>
      <w:r w:rsidRPr="003B5263">
        <w:rPr>
          <w:rFonts w:ascii="Times New Roman" w:eastAsia="Times New Roman" w:hAnsi="Times New Roman" w:cs="Times New Roman"/>
          <w:b/>
          <w:bCs/>
          <w:sz w:val="24"/>
          <w:szCs w:val="24"/>
          <w:lang w:eastAsia="en-IN"/>
        </w:rPr>
        <w:t>8-puzzle</w:t>
      </w:r>
      <w:r w:rsidRPr="003B5263">
        <w:rPr>
          <w:rFonts w:ascii="Times New Roman" w:eastAsia="Times New Roman" w:hAnsi="Times New Roman" w:cs="Times New Roman"/>
          <w:sz w:val="24"/>
          <w:szCs w:val="24"/>
          <w:lang w:eastAsia="en-IN"/>
        </w:rPr>
        <w:t>:</w:t>
      </w:r>
    </w:p>
    <w:p w:rsidR="003B5263" w:rsidRPr="003B5263" w:rsidRDefault="003B5263" w:rsidP="003B52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Misplaced Tiles</w:t>
      </w:r>
    </w:p>
    <w:p w:rsidR="003B5263" w:rsidRPr="003B5263" w:rsidRDefault="003B5263" w:rsidP="003B52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Manhattan Distance</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Heuristics can dramatically reduce search time, especially in large state spaces.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28"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Times New Roman" w:eastAsia="Times New Roman" w:hAnsi="Times New Roman" w:cs="Times New Roman"/>
          <w:b/>
          <w:bCs/>
          <w:sz w:val="27"/>
          <w:szCs w:val="27"/>
          <w:lang w:eastAsia="en-IN"/>
        </w:rPr>
        <w:t>🧩 5.</w:t>
      </w:r>
      <w:proofErr w:type="gramEnd"/>
      <w:r w:rsidRPr="003B5263">
        <w:rPr>
          <w:rFonts w:ascii="Times New Roman" w:eastAsia="Times New Roman" w:hAnsi="Times New Roman" w:cs="Times New Roman"/>
          <w:b/>
          <w:bCs/>
          <w:sz w:val="27"/>
          <w:szCs w:val="27"/>
          <w:lang w:eastAsia="en-IN"/>
        </w:rPr>
        <w:t xml:space="preserve"> Problem-Solving Agents</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A </w:t>
      </w:r>
      <w:r w:rsidRPr="003B5263">
        <w:rPr>
          <w:rFonts w:ascii="Times New Roman" w:eastAsia="Times New Roman" w:hAnsi="Times New Roman" w:cs="Times New Roman"/>
          <w:b/>
          <w:bCs/>
          <w:sz w:val="24"/>
          <w:szCs w:val="24"/>
          <w:lang w:eastAsia="en-IN"/>
        </w:rPr>
        <w:t>goal-based agent</w:t>
      </w:r>
      <w:r w:rsidRPr="003B5263">
        <w:rPr>
          <w:rFonts w:ascii="Times New Roman" w:eastAsia="Times New Roman" w:hAnsi="Times New Roman" w:cs="Times New Roman"/>
          <w:sz w:val="24"/>
          <w:szCs w:val="24"/>
          <w:lang w:eastAsia="en-IN"/>
        </w:rPr>
        <w:t xml:space="preserve"> uses:</w:t>
      </w:r>
    </w:p>
    <w:p w:rsidR="003B5263" w:rsidRPr="003B5263" w:rsidRDefault="003B5263" w:rsidP="003B52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lastRenderedPageBreak/>
        <w:t>Search to determine the best sequence of actions.</w:t>
      </w:r>
    </w:p>
    <w:p w:rsidR="003B5263" w:rsidRPr="003B5263" w:rsidRDefault="003B5263" w:rsidP="003B52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A planner if the domain is complex and requires logic or planning techniques.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29"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3B5263">
        <w:rPr>
          <w:rFonts w:ascii="Segoe UI Symbol" w:eastAsia="Times New Roman" w:hAnsi="Segoe UI Symbol" w:cs="Segoe UI Symbol"/>
          <w:b/>
          <w:bCs/>
          <w:sz w:val="27"/>
          <w:szCs w:val="27"/>
          <w:lang w:eastAsia="en-IN"/>
        </w:rPr>
        <w:t>🛠</w:t>
      </w:r>
      <w:r w:rsidRPr="003B5263">
        <w:rPr>
          <w:rFonts w:ascii="Times New Roman" w:eastAsia="Times New Roman" w:hAnsi="Times New Roman" w:cs="Times New Roman"/>
          <w:b/>
          <w:bCs/>
          <w:sz w:val="27"/>
          <w:szCs w:val="27"/>
          <w:lang w:eastAsia="en-IN"/>
        </w:rPr>
        <w:t>️ 6.</w:t>
      </w:r>
      <w:proofErr w:type="gramEnd"/>
      <w:r w:rsidRPr="003B5263">
        <w:rPr>
          <w:rFonts w:ascii="Times New Roman" w:eastAsia="Times New Roman" w:hAnsi="Times New Roman" w:cs="Times New Roman"/>
          <w:b/>
          <w:bCs/>
          <w:sz w:val="27"/>
          <w:szCs w:val="27"/>
          <w:lang w:eastAsia="en-IN"/>
        </w:rPr>
        <w:t xml:space="preserve"> Examples and Problem Solving</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Example 1: Missionaries and Cannibals</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Problem</w:t>
      </w:r>
      <w:r w:rsidRPr="003B5263">
        <w:rPr>
          <w:rFonts w:ascii="Times New Roman" w:eastAsia="Times New Roman" w:hAnsi="Times New Roman" w:cs="Times New Roman"/>
          <w:sz w:val="24"/>
          <w:szCs w:val="24"/>
          <w:lang w:eastAsia="en-IN"/>
        </w:rPr>
        <w:t>: 3 missionaries and 3 cannibals must cross a river. A boat holds 2 people. Cannibals must never outnumber missionaries on either bank.</w:t>
      </w:r>
    </w:p>
    <w:p w:rsidR="003B5263" w:rsidRPr="003B5263" w:rsidRDefault="003B5263" w:rsidP="003B52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States</w:t>
      </w:r>
      <w:r w:rsidRPr="003B5263">
        <w:rPr>
          <w:rFonts w:ascii="Times New Roman" w:eastAsia="Times New Roman" w:hAnsi="Times New Roman" w:cs="Times New Roman"/>
          <w:sz w:val="24"/>
          <w:szCs w:val="24"/>
          <w:lang w:eastAsia="en-IN"/>
        </w:rPr>
        <w:t xml:space="preserve">: </w:t>
      </w:r>
      <w:r w:rsidRPr="003B5263">
        <w:rPr>
          <w:rFonts w:ascii="Courier New" w:eastAsia="Times New Roman" w:hAnsi="Courier New" w:cs="Courier New"/>
          <w:sz w:val="20"/>
          <w:szCs w:val="20"/>
          <w:lang w:eastAsia="en-IN"/>
        </w:rPr>
        <w:t>(</w:t>
      </w:r>
      <w:proofErr w:type="spellStart"/>
      <w:r w:rsidRPr="003B5263">
        <w:rPr>
          <w:rFonts w:ascii="Courier New" w:eastAsia="Times New Roman" w:hAnsi="Courier New" w:cs="Courier New"/>
          <w:sz w:val="20"/>
          <w:szCs w:val="20"/>
          <w:lang w:eastAsia="en-IN"/>
        </w:rPr>
        <w:t>M_left</w:t>
      </w:r>
      <w:proofErr w:type="spellEnd"/>
      <w:r w:rsidRPr="003B5263">
        <w:rPr>
          <w:rFonts w:ascii="Courier New" w:eastAsia="Times New Roman" w:hAnsi="Courier New" w:cs="Courier New"/>
          <w:sz w:val="20"/>
          <w:szCs w:val="20"/>
          <w:lang w:eastAsia="en-IN"/>
        </w:rPr>
        <w:t xml:space="preserve">, </w:t>
      </w:r>
      <w:proofErr w:type="spellStart"/>
      <w:r w:rsidRPr="003B5263">
        <w:rPr>
          <w:rFonts w:ascii="Courier New" w:eastAsia="Times New Roman" w:hAnsi="Courier New" w:cs="Courier New"/>
          <w:sz w:val="20"/>
          <w:szCs w:val="20"/>
          <w:lang w:eastAsia="en-IN"/>
        </w:rPr>
        <w:t>C_left</w:t>
      </w:r>
      <w:proofErr w:type="spellEnd"/>
      <w:r w:rsidRPr="003B5263">
        <w:rPr>
          <w:rFonts w:ascii="Courier New" w:eastAsia="Times New Roman" w:hAnsi="Courier New" w:cs="Courier New"/>
          <w:sz w:val="20"/>
          <w:szCs w:val="20"/>
          <w:lang w:eastAsia="en-IN"/>
        </w:rPr>
        <w:t xml:space="preserve">, </w:t>
      </w:r>
      <w:proofErr w:type="spellStart"/>
      <w:r w:rsidRPr="003B5263">
        <w:rPr>
          <w:rFonts w:ascii="Courier New" w:eastAsia="Times New Roman" w:hAnsi="Courier New" w:cs="Courier New"/>
          <w:sz w:val="20"/>
          <w:szCs w:val="20"/>
          <w:lang w:eastAsia="en-IN"/>
        </w:rPr>
        <w:t>Boat_position</w:t>
      </w:r>
      <w:proofErr w:type="spellEnd"/>
      <w:r w:rsidRPr="003B5263">
        <w:rPr>
          <w:rFonts w:ascii="Courier New" w:eastAsia="Times New Roman" w:hAnsi="Courier New" w:cs="Courier New"/>
          <w:sz w:val="20"/>
          <w:szCs w:val="20"/>
          <w:lang w:eastAsia="en-IN"/>
        </w:rPr>
        <w:t>)</w:t>
      </w:r>
    </w:p>
    <w:p w:rsidR="003B5263" w:rsidRPr="003B5263" w:rsidRDefault="003B5263" w:rsidP="003B52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Initial</w:t>
      </w:r>
      <w:r w:rsidRPr="003B5263">
        <w:rPr>
          <w:rFonts w:ascii="Times New Roman" w:eastAsia="Times New Roman" w:hAnsi="Times New Roman" w:cs="Times New Roman"/>
          <w:sz w:val="24"/>
          <w:szCs w:val="24"/>
          <w:lang w:eastAsia="en-IN"/>
        </w:rPr>
        <w:t>: (3,3,L)</w:t>
      </w:r>
    </w:p>
    <w:p w:rsidR="003B5263" w:rsidRPr="003B5263" w:rsidRDefault="003B5263" w:rsidP="003B52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Goal</w:t>
      </w:r>
      <w:r w:rsidRPr="003B5263">
        <w:rPr>
          <w:rFonts w:ascii="Times New Roman" w:eastAsia="Times New Roman" w:hAnsi="Times New Roman" w:cs="Times New Roman"/>
          <w:sz w:val="24"/>
          <w:szCs w:val="24"/>
          <w:lang w:eastAsia="en-IN"/>
        </w:rPr>
        <w:t>: (0,0,R)</w:t>
      </w:r>
    </w:p>
    <w:p w:rsidR="003B5263" w:rsidRPr="003B5263" w:rsidRDefault="003B5263" w:rsidP="003B52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Operators</w:t>
      </w:r>
      <w:r w:rsidRPr="003B5263">
        <w:rPr>
          <w:rFonts w:ascii="Times New Roman" w:eastAsia="Times New Roman" w:hAnsi="Times New Roman" w:cs="Times New Roman"/>
          <w:sz w:val="24"/>
          <w:szCs w:val="24"/>
          <w:lang w:eastAsia="en-IN"/>
        </w:rPr>
        <w:t>: Boat carries 1 or 2 people across.</w:t>
      </w:r>
    </w:p>
    <w:p w:rsidR="003B5263" w:rsidRPr="003B5263" w:rsidRDefault="003B5263" w:rsidP="003B52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Constraints</w:t>
      </w:r>
      <w:r w:rsidRPr="003B5263">
        <w:rPr>
          <w:rFonts w:ascii="Times New Roman" w:eastAsia="Times New Roman" w:hAnsi="Times New Roman" w:cs="Times New Roman"/>
          <w:sz w:val="24"/>
          <w:szCs w:val="24"/>
          <w:lang w:eastAsia="en-IN"/>
        </w:rPr>
        <w:t>: Never leave more cannibals than missionaries on any side.</w:t>
      </w:r>
    </w:p>
    <w:p w:rsidR="003B5263" w:rsidRPr="003B5263" w:rsidRDefault="003B5263" w:rsidP="003B5263">
      <w:pPr>
        <w:spacing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Use BFS or DFS with constraints applied to valid state transitions.</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Example 2: 8-Puzzle</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Goal</w:t>
      </w:r>
      <w:r w:rsidRPr="003B5263">
        <w:rPr>
          <w:rFonts w:ascii="Times New Roman" w:eastAsia="Times New Roman" w:hAnsi="Times New Roman" w:cs="Times New Roman"/>
          <w:sz w:val="24"/>
          <w:szCs w:val="24"/>
          <w:lang w:eastAsia="en-IN"/>
        </w:rPr>
        <w:t>: Reach a desired tile arrangement.</w:t>
      </w:r>
    </w:p>
    <w:p w:rsidR="003B5263" w:rsidRPr="003B5263" w:rsidRDefault="003B5263" w:rsidP="003B52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State</w:t>
      </w:r>
      <w:r w:rsidRPr="003B5263">
        <w:rPr>
          <w:rFonts w:ascii="Times New Roman" w:eastAsia="Times New Roman" w:hAnsi="Times New Roman" w:cs="Times New Roman"/>
          <w:sz w:val="24"/>
          <w:szCs w:val="24"/>
          <w:lang w:eastAsia="en-IN"/>
        </w:rPr>
        <w:t>: A 3x3 grid configuration.</w:t>
      </w:r>
    </w:p>
    <w:p w:rsidR="003B5263" w:rsidRPr="003B5263" w:rsidRDefault="003B5263" w:rsidP="003B52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Operators</w:t>
      </w:r>
      <w:r w:rsidRPr="003B5263">
        <w:rPr>
          <w:rFonts w:ascii="Times New Roman" w:eastAsia="Times New Roman" w:hAnsi="Times New Roman" w:cs="Times New Roman"/>
          <w:sz w:val="24"/>
          <w:szCs w:val="24"/>
          <w:lang w:eastAsia="en-IN"/>
        </w:rPr>
        <w:t>: Slide tiles into the blank.</w:t>
      </w:r>
    </w:p>
    <w:p w:rsidR="003B5263" w:rsidRPr="003B5263" w:rsidRDefault="003B5263" w:rsidP="003B52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Heuristics</w:t>
      </w:r>
      <w:r w:rsidRPr="003B5263">
        <w:rPr>
          <w:rFonts w:ascii="Times New Roman" w:eastAsia="Times New Roman" w:hAnsi="Times New Roman" w:cs="Times New Roman"/>
          <w:sz w:val="24"/>
          <w:szCs w:val="24"/>
          <w:lang w:eastAsia="en-IN"/>
        </w:rPr>
        <w:t>: Manhattan Distance.</w:t>
      </w:r>
    </w:p>
    <w:p w:rsidR="003B5263" w:rsidRPr="003B5263" w:rsidRDefault="003B5263" w:rsidP="003B5263">
      <w:pPr>
        <w:spacing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Try solving with A* using two heuristics and compare performance.</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Example 3: Robot Path Planning</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Scenario</w:t>
      </w:r>
      <w:r w:rsidRPr="003B5263">
        <w:rPr>
          <w:rFonts w:ascii="Times New Roman" w:eastAsia="Times New Roman" w:hAnsi="Times New Roman" w:cs="Times New Roman"/>
          <w:sz w:val="24"/>
          <w:szCs w:val="24"/>
          <w:lang w:eastAsia="en-IN"/>
        </w:rPr>
        <w:t>: A robot in a 2D grid must reach a destination, avoiding obstacles.</w:t>
      </w:r>
    </w:p>
    <w:p w:rsidR="003B5263" w:rsidRPr="003B5263" w:rsidRDefault="003B5263" w:rsidP="003B52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Use BFS for shortest path (unweighted).</w:t>
      </w:r>
    </w:p>
    <w:p w:rsidR="003B5263" w:rsidRPr="003B5263" w:rsidRDefault="003B5263" w:rsidP="003B52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Use A* with Euclidean distance as </w:t>
      </w:r>
      <w:proofErr w:type="gramStart"/>
      <w:r w:rsidRPr="003B5263">
        <w:rPr>
          <w:rFonts w:ascii="Courier New" w:eastAsia="Times New Roman" w:hAnsi="Courier New" w:cs="Courier New"/>
          <w:sz w:val="20"/>
          <w:szCs w:val="20"/>
          <w:lang w:eastAsia="en-IN"/>
        </w:rPr>
        <w:t>h(</w:t>
      </w:r>
      <w:proofErr w:type="gramEnd"/>
      <w:r w:rsidRPr="003B5263">
        <w:rPr>
          <w:rFonts w:ascii="Courier New" w:eastAsia="Times New Roman" w:hAnsi="Courier New" w:cs="Courier New"/>
          <w:sz w:val="20"/>
          <w:szCs w:val="20"/>
          <w:lang w:eastAsia="en-IN"/>
        </w:rPr>
        <w:t>n)</w:t>
      </w:r>
      <w:r w:rsidRPr="003B5263">
        <w:rPr>
          <w:rFonts w:ascii="Times New Roman" w:eastAsia="Times New Roman" w:hAnsi="Times New Roman" w:cs="Times New Roman"/>
          <w:sz w:val="24"/>
          <w:szCs w:val="24"/>
          <w:lang w:eastAsia="en-IN"/>
        </w:rPr>
        <w:t xml:space="preserve"> for faster results.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30" style="width:0;height:1.5pt" o:hralign="center" o:hrstd="t" o:hr="t" fillcolor="#a0a0a0" stroked="f"/>
        </w:pict>
      </w:r>
    </w:p>
    <w:p w:rsidR="003B5263" w:rsidRPr="003B5263" w:rsidRDefault="003B5263" w:rsidP="003B52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263">
        <w:rPr>
          <w:rFonts w:ascii="Segoe UI Symbol" w:eastAsia="Times New Roman" w:hAnsi="Segoe UI Symbol" w:cs="Segoe UI Symbol"/>
          <w:b/>
          <w:bCs/>
          <w:sz w:val="36"/>
          <w:szCs w:val="36"/>
          <w:lang w:eastAsia="en-IN"/>
        </w:rPr>
        <w:t>📚</w:t>
      </w:r>
      <w:r w:rsidRPr="003B5263">
        <w:rPr>
          <w:rFonts w:ascii="Times New Roman" w:eastAsia="Times New Roman" w:hAnsi="Times New Roman" w:cs="Times New Roman"/>
          <w:b/>
          <w:bCs/>
          <w:sz w:val="36"/>
          <w:szCs w:val="36"/>
          <w:lang w:eastAsia="en-IN"/>
        </w:rPr>
        <w:t xml:space="preserve"> Assignments / Practice Problems</w:t>
      </w:r>
    </w:p>
    <w:p w:rsidR="003B5263" w:rsidRPr="003B5263" w:rsidRDefault="003B5263" w:rsidP="003B52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Formulate</w:t>
      </w:r>
      <w:r w:rsidRPr="003B5263">
        <w:rPr>
          <w:rFonts w:ascii="Times New Roman" w:eastAsia="Times New Roman" w:hAnsi="Times New Roman" w:cs="Times New Roman"/>
          <w:sz w:val="24"/>
          <w:szCs w:val="24"/>
          <w:lang w:eastAsia="en-IN"/>
        </w:rPr>
        <w:t xml:space="preserve"> the following as search problems:</w:t>
      </w:r>
    </w:p>
    <w:p w:rsidR="003B5263" w:rsidRPr="003B5263" w:rsidRDefault="003B5263" w:rsidP="003B526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Navigating a maze</w:t>
      </w:r>
    </w:p>
    <w:p w:rsidR="003B5263" w:rsidRPr="003B5263" w:rsidRDefault="003B5263" w:rsidP="003B526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Solving Sudoku</w:t>
      </w:r>
    </w:p>
    <w:p w:rsidR="003B5263" w:rsidRPr="003B5263" w:rsidRDefault="003B5263" w:rsidP="003B526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Finding the cheapest airline route</w:t>
      </w:r>
    </w:p>
    <w:p w:rsidR="003B5263" w:rsidRPr="003B5263" w:rsidRDefault="003B5263" w:rsidP="003B52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Implement</w:t>
      </w:r>
      <w:r w:rsidRPr="003B5263">
        <w:rPr>
          <w:rFonts w:ascii="Times New Roman" w:eastAsia="Times New Roman" w:hAnsi="Times New Roman" w:cs="Times New Roman"/>
          <w:sz w:val="24"/>
          <w:szCs w:val="24"/>
          <w:lang w:eastAsia="en-IN"/>
        </w:rPr>
        <w:t xml:space="preserve"> BFS, DFS, and A* in Python for:</w:t>
      </w:r>
    </w:p>
    <w:p w:rsidR="003B5263" w:rsidRPr="003B5263" w:rsidRDefault="003B5263" w:rsidP="003B526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8-puzzle</w:t>
      </w:r>
    </w:p>
    <w:p w:rsidR="003B5263" w:rsidRPr="003B5263" w:rsidRDefault="003B5263" w:rsidP="003B526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Maze solving</w:t>
      </w:r>
    </w:p>
    <w:p w:rsidR="003B5263" w:rsidRPr="003B5263" w:rsidRDefault="003B5263" w:rsidP="003B52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lastRenderedPageBreak/>
        <w:t>Compare</w:t>
      </w:r>
      <w:r w:rsidRPr="003B5263">
        <w:rPr>
          <w:rFonts w:ascii="Times New Roman" w:eastAsia="Times New Roman" w:hAnsi="Times New Roman" w:cs="Times New Roman"/>
          <w:sz w:val="24"/>
          <w:szCs w:val="24"/>
          <w:lang w:eastAsia="en-IN"/>
        </w:rPr>
        <w:t xml:space="preserve"> A* with different heuristics for the same problem. What happens if </w:t>
      </w:r>
      <w:proofErr w:type="gramStart"/>
      <w:r w:rsidRPr="003B5263">
        <w:rPr>
          <w:rFonts w:ascii="Courier New" w:eastAsia="Times New Roman" w:hAnsi="Courier New" w:cs="Courier New"/>
          <w:sz w:val="20"/>
          <w:szCs w:val="20"/>
          <w:lang w:eastAsia="en-IN"/>
        </w:rPr>
        <w:t>h(</w:t>
      </w:r>
      <w:proofErr w:type="gramEnd"/>
      <w:r w:rsidRPr="003B5263">
        <w:rPr>
          <w:rFonts w:ascii="Courier New" w:eastAsia="Times New Roman" w:hAnsi="Courier New" w:cs="Courier New"/>
          <w:sz w:val="20"/>
          <w:szCs w:val="20"/>
          <w:lang w:eastAsia="en-IN"/>
        </w:rPr>
        <w:t>n)</w:t>
      </w:r>
      <w:r w:rsidRPr="003B5263">
        <w:rPr>
          <w:rFonts w:ascii="Times New Roman" w:eastAsia="Times New Roman" w:hAnsi="Times New Roman" w:cs="Times New Roman"/>
          <w:sz w:val="24"/>
          <w:szCs w:val="24"/>
          <w:lang w:eastAsia="en-IN"/>
        </w:rPr>
        <w:t xml:space="preserve"> is not admissible?</w:t>
      </w:r>
    </w:p>
    <w:p w:rsidR="003B5263" w:rsidRPr="003B5263" w:rsidRDefault="003B5263" w:rsidP="003B52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b/>
          <w:bCs/>
          <w:sz w:val="24"/>
          <w:szCs w:val="24"/>
          <w:lang w:eastAsia="en-IN"/>
        </w:rPr>
        <w:t>Write</w:t>
      </w:r>
      <w:r w:rsidRPr="003B5263">
        <w:rPr>
          <w:rFonts w:ascii="Times New Roman" w:eastAsia="Times New Roman" w:hAnsi="Times New Roman" w:cs="Times New Roman"/>
          <w:sz w:val="24"/>
          <w:szCs w:val="24"/>
          <w:lang w:eastAsia="en-IN"/>
        </w:rPr>
        <w:t xml:space="preserve"> a Python program to simulate the </w:t>
      </w:r>
      <w:r w:rsidRPr="003B5263">
        <w:rPr>
          <w:rFonts w:ascii="Times New Roman" w:eastAsia="Times New Roman" w:hAnsi="Times New Roman" w:cs="Times New Roman"/>
          <w:b/>
          <w:bCs/>
          <w:sz w:val="24"/>
          <w:szCs w:val="24"/>
          <w:lang w:eastAsia="en-IN"/>
        </w:rPr>
        <w:t>Missionaries and Cannibals</w:t>
      </w:r>
      <w:r w:rsidRPr="003B5263">
        <w:rPr>
          <w:rFonts w:ascii="Times New Roman" w:eastAsia="Times New Roman" w:hAnsi="Times New Roman" w:cs="Times New Roman"/>
          <w:sz w:val="24"/>
          <w:szCs w:val="24"/>
          <w:lang w:eastAsia="en-IN"/>
        </w:rPr>
        <w:t xml:space="preserve"> problem using BFS.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31" style="width:0;height:1.5pt" o:hralign="center" o:hrstd="t" o:hr="t" fillcolor="#a0a0a0" stroked="f"/>
        </w:pict>
      </w:r>
    </w:p>
    <w:p w:rsidR="003B5263" w:rsidRPr="003B5263" w:rsidRDefault="003B5263" w:rsidP="003B52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263">
        <w:rPr>
          <w:rFonts w:ascii="Segoe UI Symbol" w:eastAsia="Times New Roman" w:hAnsi="Segoe UI Symbol" w:cs="Segoe UI Symbol"/>
          <w:b/>
          <w:bCs/>
          <w:sz w:val="36"/>
          <w:szCs w:val="36"/>
          <w:lang w:eastAsia="en-IN"/>
        </w:rPr>
        <w:t>📌</w:t>
      </w:r>
      <w:r w:rsidRPr="003B5263">
        <w:rPr>
          <w:rFonts w:ascii="Times New Roman" w:eastAsia="Times New Roman" w:hAnsi="Times New Roman" w:cs="Times New Roman"/>
          <w:b/>
          <w:bCs/>
          <w:sz w:val="36"/>
          <w:szCs w:val="36"/>
          <w:lang w:eastAsia="en-IN"/>
        </w:rPr>
        <w:t xml:space="preserve"> Summary</w:t>
      </w:r>
    </w:p>
    <w:p w:rsidR="003B5263" w:rsidRPr="003B5263" w:rsidRDefault="003B5263" w:rsidP="003B52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AI problem solving is about finding paths from start to goal using search.</w:t>
      </w:r>
    </w:p>
    <w:p w:rsidR="003B5263" w:rsidRPr="003B5263" w:rsidRDefault="003B5263" w:rsidP="003B52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Uninformed strategies don’t use problem knowledge; informed strategies do.</w:t>
      </w:r>
    </w:p>
    <w:p w:rsidR="003B5263" w:rsidRPr="003B5263" w:rsidRDefault="003B5263" w:rsidP="003B52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A* search is widely used due to its optimality and efficiency.</w:t>
      </w:r>
    </w:p>
    <w:p w:rsidR="003B5263" w:rsidRPr="003B5263" w:rsidRDefault="003B5263" w:rsidP="003B52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Proper problem formulation is critical to successful solving.</w:t>
      </w:r>
    </w:p>
    <w:p w:rsidR="003B5263" w:rsidRDefault="003B5263">
      <w:proofErr w:type="gramStart"/>
      <w:r>
        <w:t>several</w:t>
      </w:r>
      <w:proofErr w:type="gramEnd"/>
      <w:r>
        <w:t xml:space="preserve"> </w:t>
      </w:r>
      <w:r>
        <w:rPr>
          <w:rStyle w:val="Strong"/>
        </w:rPr>
        <w:t>open-source software tools and frameworks</w:t>
      </w:r>
      <w:r>
        <w:t xml:space="preserve"> that are excellent for learning and experimenting with </w:t>
      </w:r>
      <w:r>
        <w:rPr>
          <w:rStyle w:val="Strong"/>
        </w:rPr>
        <w:t>problem solving in Artificial Intelligence</w:t>
      </w:r>
      <w:r>
        <w:t>. These tools allow you to implement search algorithms, heuristics, planners, and game AI. Here’s a list categorized by type:</w:t>
      </w:r>
    </w:p>
    <w:p w:rsidR="003B5263" w:rsidRDefault="003B5263"/>
    <w:p w:rsidR="003B5263" w:rsidRDefault="003B5263" w:rsidP="003B5263">
      <w:pPr>
        <w:pStyle w:val="Heading2"/>
      </w:pPr>
      <w:r>
        <w:rPr>
          <w:rStyle w:val="Strong"/>
          <w:b/>
          <w:bCs/>
        </w:rPr>
        <w:t>1. AI Problem-Solving &amp; Search Algorithm Libraries</w:t>
      </w:r>
    </w:p>
    <w:p w:rsidR="003B5263" w:rsidRDefault="003B5263" w:rsidP="003B5263">
      <w:pPr>
        <w:pStyle w:val="Heading3"/>
      </w:pPr>
      <w:r>
        <w:rPr>
          <w:rFonts w:ascii="Segoe UI Symbol" w:hAnsi="Segoe UI Symbol" w:cs="Segoe UI Symbol"/>
        </w:rPr>
        <w:t>🔹</w:t>
      </w:r>
      <w:r>
        <w:t xml:space="preserve"> </w:t>
      </w:r>
      <w:r>
        <w:rPr>
          <w:rStyle w:val="Strong"/>
          <w:b/>
          <w:bCs/>
        </w:rPr>
        <w:t>AIMA Python (Artificial Intelligence: A Modern Approach)</w:t>
      </w:r>
    </w:p>
    <w:p w:rsidR="003B5263" w:rsidRDefault="003B5263" w:rsidP="003B5263">
      <w:pPr>
        <w:pStyle w:val="NormalWeb"/>
        <w:numPr>
          <w:ilvl w:val="0"/>
          <w:numId w:val="14"/>
        </w:numPr>
      </w:pPr>
      <w:r>
        <w:rPr>
          <w:rStyle w:val="Strong"/>
        </w:rPr>
        <w:t>GitHub</w:t>
      </w:r>
      <w:r>
        <w:t xml:space="preserve">: </w:t>
      </w:r>
      <w:hyperlink r:id="rId12" w:tgtFrame="_new" w:history="1">
        <w:r>
          <w:rPr>
            <w:rStyle w:val="Hyperlink"/>
          </w:rPr>
          <w:t>https://github.com/aimacode/aima-python</w:t>
        </w:r>
      </w:hyperlink>
    </w:p>
    <w:p w:rsidR="003B5263" w:rsidRDefault="003B5263" w:rsidP="003B5263">
      <w:pPr>
        <w:pStyle w:val="NormalWeb"/>
        <w:numPr>
          <w:ilvl w:val="0"/>
          <w:numId w:val="14"/>
        </w:numPr>
      </w:pPr>
      <w:r>
        <w:t xml:space="preserve">Companion code to the famous AI textbook by Russell &amp; </w:t>
      </w:r>
      <w:proofErr w:type="spellStart"/>
      <w:r>
        <w:t>Norvig</w:t>
      </w:r>
      <w:proofErr w:type="spellEnd"/>
      <w:r>
        <w:t>.</w:t>
      </w:r>
    </w:p>
    <w:p w:rsidR="003B5263" w:rsidRDefault="003B5263" w:rsidP="003B5263">
      <w:pPr>
        <w:pStyle w:val="NormalWeb"/>
        <w:numPr>
          <w:ilvl w:val="0"/>
          <w:numId w:val="14"/>
        </w:numPr>
      </w:pPr>
      <w:r>
        <w:t>Includes implementations of:</w:t>
      </w:r>
    </w:p>
    <w:p w:rsidR="003B5263" w:rsidRDefault="003B5263" w:rsidP="003B5263">
      <w:pPr>
        <w:pStyle w:val="NormalWeb"/>
        <w:numPr>
          <w:ilvl w:val="1"/>
          <w:numId w:val="14"/>
        </w:numPr>
      </w:pPr>
      <w:r>
        <w:t>BFS, DFS, A*, Greedy search</w:t>
      </w:r>
    </w:p>
    <w:p w:rsidR="003B5263" w:rsidRDefault="003B5263" w:rsidP="003B5263">
      <w:pPr>
        <w:pStyle w:val="NormalWeb"/>
        <w:numPr>
          <w:ilvl w:val="1"/>
          <w:numId w:val="14"/>
        </w:numPr>
      </w:pPr>
      <w:r>
        <w:t>Constraint Satisfaction Problems (CSP)</w:t>
      </w:r>
    </w:p>
    <w:p w:rsidR="003B5263" w:rsidRDefault="003B5263" w:rsidP="003B5263">
      <w:pPr>
        <w:pStyle w:val="NormalWeb"/>
        <w:numPr>
          <w:ilvl w:val="1"/>
          <w:numId w:val="14"/>
        </w:numPr>
      </w:pPr>
      <w:r>
        <w:t>Logic and planning systems</w:t>
      </w:r>
    </w:p>
    <w:p w:rsidR="003B5263" w:rsidRDefault="003B5263" w:rsidP="003B5263">
      <w:pPr>
        <w:pStyle w:val="NormalWeb"/>
      </w:pPr>
      <w:r>
        <w:t xml:space="preserve">✅ Great for: Search problems, planning, games, </w:t>
      </w:r>
      <w:proofErr w:type="gramStart"/>
      <w:r>
        <w:t>agents</w:t>
      </w:r>
      <w:proofErr w:type="gramEnd"/>
      <w:r>
        <w:t>.</w:t>
      </w:r>
    </w:p>
    <w:p w:rsidR="003B5263" w:rsidRDefault="003B5263" w:rsidP="003B5263">
      <w:r>
        <w:pict>
          <v:rect id="_x0000_i1032"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w:t>
      </w:r>
      <w:proofErr w:type="spellStart"/>
      <w:r>
        <w:rPr>
          <w:rStyle w:val="Strong"/>
          <w:b/>
          <w:bCs/>
        </w:rPr>
        <w:t>SimpleAI</w:t>
      </w:r>
      <w:proofErr w:type="spellEnd"/>
    </w:p>
    <w:p w:rsidR="003B5263" w:rsidRDefault="003B5263" w:rsidP="003B5263">
      <w:pPr>
        <w:pStyle w:val="NormalWeb"/>
        <w:numPr>
          <w:ilvl w:val="0"/>
          <w:numId w:val="15"/>
        </w:numPr>
      </w:pPr>
      <w:r>
        <w:rPr>
          <w:rStyle w:val="Strong"/>
        </w:rPr>
        <w:t>GitHub</w:t>
      </w:r>
      <w:r>
        <w:t xml:space="preserve">: </w:t>
      </w:r>
      <w:hyperlink r:id="rId13" w:tgtFrame="_new" w:history="1">
        <w:r>
          <w:rPr>
            <w:rStyle w:val="Hyperlink"/>
          </w:rPr>
          <w:t>https://github.com/simpleai-team/simpleai</w:t>
        </w:r>
      </w:hyperlink>
    </w:p>
    <w:p w:rsidR="003B5263" w:rsidRDefault="003B5263" w:rsidP="003B5263">
      <w:pPr>
        <w:pStyle w:val="NormalWeb"/>
        <w:numPr>
          <w:ilvl w:val="0"/>
          <w:numId w:val="15"/>
        </w:numPr>
      </w:pPr>
      <w:r>
        <w:t>A Python library with clean, simple implementations of:</w:t>
      </w:r>
    </w:p>
    <w:p w:rsidR="003B5263" w:rsidRDefault="003B5263" w:rsidP="003B5263">
      <w:pPr>
        <w:pStyle w:val="NormalWeb"/>
        <w:numPr>
          <w:ilvl w:val="1"/>
          <w:numId w:val="15"/>
        </w:numPr>
      </w:pPr>
      <w:r>
        <w:t>Search (DFS, BFS, A*, etc.)</w:t>
      </w:r>
    </w:p>
    <w:p w:rsidR="003B5263" w:rsidRDefault="003B5263" w:rsidP="003B5263">
      <w:pPr>
        <w:pStyle w:val="NormalWeb"/>
        <w:numPr>
          <w:ilvl w:val="1"/>
          <w:numId w:val="15"/>
        </w:numPr>
      </w:pPr>
      <w:r>
        <w:t>Machine learning</w:t>
      </w:r>
    </w:p>
    <w:p w:rsidR="003B5263" w:rsidRDefault="003B5263" w:rsidP="003B5263">
      <w:pPr>
        <w:pStyle w:val="NormalWeb"/>
        <w:numPr>
          <w:ilvl w:val="1"/>
          <w:numId w:val="15"/>
        </w:numPr>
      </w:pPr>
      <w:r>
        <w:t>Planning (PDDL support)</w:t>
      </w:r>
    </w:p>
    <w:p w:rsidR="003B5263" w:rsidRDefault="003B5263" w:rsidP="003B5263">
      <w:pPr>
        <w:pStyle w:val="NormalWeb"/>
      </w:pPr>
      <w:r>
        <w:t>✅ Great for: Educational demos, search-based problem solving.</w:t>
      </w:r>
    </w:p>
    <w:p w:rsidR="003B5263" w:rsidRDefault="003B5263" w:rsidP="003B5263">
      <w:r>
        <w:pict>
          <v:rect id="_x0000_i1033" style="width:0;height:1.5pt" o:hralign="center" o:hrstd="t" o:hr="t" fillcolor="#a0a0a0" stroked="f"/>
        </w:pict>
      </w:r>
    </w:p>
    <w:p w:rsidR="003B5263" w:rsidRDefault="003B5263" w:rsidP="003B5263">
      <w:pPr>
        <w:pStyle w:val="Heading2"/>
      </w:pPr>
      <w:proofErr w:type="gramStart"/>
      <w:r>
        <w:lastRenderedPageBreak/>
        <w:t xml:space="preserve">🤖 </w:t>
      </w:r>
      <w:r>
        <w:rPr>
          <w:rStyle w:val="Strong"/>
          <w:b/>
          <w:bCs/>
        </w:rPr>
        <w:t>2.</w:t>
      </w:r>
      <w:proofErr w:type="gramEnd"/>
      <w:r>
        <w:rPr>
          <w:rStyle w:val="Strong"/>
          <w:b/>
          <w:bCs/>
        </w:rPr>
        <w:t xml:space="preserve"> AI Planning Tools</w:t>
      </w:r>
    </w:p>
    <w:p w:rsidR="003B5263" w:rsidRDefault="003B5263" w:rsidP="003B5263">
      <w:pPr>
        <w:pStyle w:val="Heading3"/>
      </w:pPr>
      <w:r>
        <w:rPr>
          <w:rFonts w:ascii="Segoe UI Symbol" w:hAnsi="Segoe UI Symbol" w:cs="Segoe UI Symbol"/>
        </w:rPr>
        <w:t>🔹</w:t>
      </w:r>
      <w:r>
        <w:t xml:space="preserve"> </w:t>
      </w:r>
      <w:r>
        <w:rPr>
          <w:rStyle w:val="Strong"/>
          <w:b/>
          <w:bCs/>
        </w:rPr>
        <w:t>Fast Downward (Planner)</w:t>
      </w:r>
    </w:p>
    <w:p w:rsidR="003B5263" w:rsidRDefault="003B5263" w:rsidP="003B5263">
      <w:pPr>
        <w:pStyle w:val="NormalWeb"/>
        <w:numPr>
          <w:ilvl w:val="0"/>
          <w:numId w:val="16"/>
        </w:numPr>
      </w:pPr>
      <w:r>
        <w:rPr>
          <w:rStyle w:val="Strong"/>
        </w:rPr>
        <w:t>Website</w:t>
      </w:r>
      <w:r>
        <w:t xml:space="preserve">: </w:t>
      </w:r>
      <w:hyperlink r:id="rId14" w:tgtFrame="_new" w:history="1">
        <w:r>
          <w:rPr>
            <w:rStyle w:val="Hyperlink"/>
          </w:rPr>
          <w:t>https://www.fast-downward.org/</w:t>
        </w:r>
      </w:hyperlink>
    </w:p>
    <w:p w:rsidR="003B5263" w:rsidRDefault="003B5263" w:rsidP="003B5263">
      <w:pPr>
        <w:pStyle w:val="NormalWeb"/>
        <w:numPr>
          <w:ilvl w:val="0"/>
          <w:numId w:val="16"/>
        </w:numPr>
      </w:pPr>
      <w:r>
        <w:t>A powerful planner used in AI planning competitions.</w:t>
      </w:r>
    </w:p>
    <w:p w:rsidR="003B5263" w:rsidRDefault="003B5263" w:rsidP="003B5263">
      <w:pPr>
        <w:pStyle w:val="NormalWeb"/>
        <w:numPr>
          <w:ilvl w:val="0"/>
          <w:numId w:val="16"/>
        </w:numPr>
      </w:pPr>
      <w:r>
        <w:t>Accepts PDDL (Planning Domain Definition Language) problems.</w:t>
      </w:r>
    </w:p>
    <w:p w:rsidR="003B5263" w:rsidRDefault="003B5263" w:rsidP="003B5263">
      <w:pPr>
        <w:pStyle w:val="NormalWeb"/>
      </w:pPr>
      <w:r>
        <w:t>✅ Great for: Research-level planning problems, goal-based agents.</w:t>
      </w:r>
    </w:p>
    <w:p w:rsidR="003B5263" w:rsidRDefault="003B5263" w:rsidP="003B5263">
      <w:r>
        <w:pict>
          <v:rect id="_x0000_i1034"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w:t>
      </w:r>
      <w:r>
        <w:rPr>
          <w:rStyle w:val="Strong"/>
          <w:b/>
          <w:bCs/>
        </w:rPr>
        <w:t>PDDL Studio or Web-Planner</w:t>
      </w:r>
    </w:p>
    <w:p w:rsidR="003B5263" w:rsidRDefault="003B5263" w:rsidP="003B5263">
      <w:pPr>
        <w:pStyle w:val="NormalWeb"/>
        <w:numPr>
          <w:ilvl w:val="0"/>
          <w:numId w:val="17"/>
        </w:numPr>
      </w:pPr>
      <w:r>
        <w:t>GUI-based editors and solvers for PDDL problems.</w:t>
      </w:r>
    </w:p>
    <w:p w:rsidR="003B5263" w:rsidRDefault="003B5263" w:rsidP="003B5263">
      <w:pPr>
        <w:pStyle w:val="NormalWeb"/>
        <w:numPr>
          <w:ilvl w:val="0"/>
          <w:numId w:val="17"/>
        </w:numPr>
      </w:pPr>
      <w:r>
        <w:t>Helps visualize state-space and planning trees.</w:t>
      </w:r>
    </w:p>
    <w:p w:rsidR="003B5263" w:rsidRDefault="003B5263" w:rsidP="003B5263">
      <w:pPr>
        <w:pStyle w:val="NormalWeb"/>
      </w:pPr>
      <w:r>
        <w:t>✅ Great for: Learning how to define planning domains and solve with search.</w:t>
      </w:r>
    </w:p>
    <w:p w:rsidR="003B5263" w:rsidRDefault="003B5263" w:rsidP="003B5263">
      <w:r>
        <w:pict>
          <v:rect id="_x0000_i1035" style="width:0;height:1.5pt" o:hralign="center" o:hrstd="t" o:hr="t" fillcolor="#a0a0a0" stroked="f"/>
        </w:pict>
      </w:r>
    </w:p>
    <w:p w:rsidR="003B5263" w:rsidRDefault="003B5263" w:rsidP="003B5263">
      <w:pPr>
        <w:pStyle w:val="Heading2"/>
      </w:pPr>
      <w:proofErr w:type="gramStart"/>
      <w:r>
        <w:t xml:space="preserve">🧠 </w:t>
      </w:r>
      <w:r>
        <w:rPr>
          <w:rStyle w:val="Strong"/>
          <w:b/>
          <w:bCs/>
        </w:rPr>
        <w:t>3.</w:t>
      </w:r>
      <w:proofErr w:type="gramEnd"/>
      <w:r>
        <w:rPr>
          <w:rStyle w:val="Strong"/>
          <w:b/>
          <w:bCs/>
        </w:rPr>
        <w:t xml:space="preserve"> Visualization Tools</w:t>
      </w:r>
    </w:p>
    <w:p w:rsidR="003B5263" w:rsidRDefault="003B5263" w:rsidP="003B5263">
      <w:pPr>
        <w:pStyle w:val="Heading3"/>
      </w:pPr>
      <w:r>
        <w:rPr>
          <w:rFonts w:ascii="Segoe UI Symbol" w:hAnsi="Segoe UI Symbol" w:cs="Segoe UI Symbol"/>
        </w:rPr>
        <w:t>🔹</w:t>
      </w:r>
      <w:r>
        <w:t xml:space="preserve"> </w:t>
      </w:r>
      <w:r>
        <w:rPr>
          <w:rStyle w:val="Strong"/>
          <w:b/>
          <w:bCs/>
        </w:rPr>
        <w:t>Pathfinding.js</w:t>
      </w:r>
    </w:p>
    <w:p w:rsidR="003B5263" w:rsidRDefault="003B5263" w:rsidP="003B5263">
      <w:pPr>
        <w:pStyle w:val="NormalWeb"/>
        <w:numPr>
          <w:ilvl w:val="0"/>
          <w:numId w:val="18"/>
        </w:numPr>
      </w:pPr>
      <w:r>
        <w:rPr>
          <w:rStyle w:val="Strong"/>
        </w:rPr>
        <w:t>GitHub</w:t>
      </w:r>
      <w:r>
        <w:t xml:space="preserve">: </w:t>
      </w:r>
      <w:hyperlink r:id="rId15" w:tgtFrame="_new" w:history="1">
        <w:r>
          <w:rPr>
            <w:rStyle w:val="Hyperlink"/>
          </w:rPr>
          <w:t>https://github.com/qiao/PathFinding.js</w:t>
        </w:r>
      </w:hyperlink>
    </w:p>
    <w:p w:rsidR="003B5263" w:rsidRDefault="003B5263" w:rsidP="003B5263">
      <w:pPr>
        <w:pStyle w:val="NormalWeb"/>
        <w:numPr>
          <w:ilvl w:val="0"/>
          <w:numId w:val="18"/>
        </w:numPr>
      </w:pPr>
      <w:r>
        <w:t>A JavaScript library to visualize pathfinding algorithms like BFS, DFS, A*, Dijkstra.</w:t>
      </w:r>
    </w:p>
    <w:p w:rsidR="003B5263" w:rsidRDefault="003B5263" w:rsidP="003B5263">
      <w:pPr>
        <w:pStyle w:val="NormalWeb"/>
      </w:pPr>
      <w:r>
        <w:t>✅ Great for: Interactive demos and visual understanding of search.</w:t>
      </w:r>
    </w:p>
    <w:p w:rsidR="003B5263" w:rsidRDefault="003B5263" w:rsidP="003B5263">
      <w:r>
        <w:pict>
          <v:rect id="_x0000_i1036"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w:t>
      </w:r>
      <w:r>
        <w:rPr>
          <w:rStyle w:val="Strong"/>
          <w:b/>
          <w:bCs/>
        </w:rPr>
        <w:t>Graph Search Visualizers</w:t>
      </w:r>
    </w:p>
    <w:p w:rsidR="003B5263" w:rsidRDefault="003B5263" w:rsidP="003B5263">
      <w:pPr>
        <w:pStyle w:val="NormalWeb"/>
        <w:numPr>
          <w:ilvl w:val="0"/>
          <w:numId w:val="19"/>
        </w:numPr>
      </w:pPr>
      <w:r>
        <w:t>Try online platforms like:</w:t>
      </w:r>
    </w:p>
    <w:p w:rsidR="003B5263" w:rsidRDefault="003B5263" w:rsidP="003B5263">
      <w:pPr>
        <w:pStyle w:val="NormalWeb"/>
        <w:numPr>
          <w:ilvl w:val="1"/>
          <w:numId w:val="19"/>
        </w:numPr>
      </w:pPr>
      <w:proofErr w:type="spellStart"/>
      <w:r>
        <w:t>VisuAlgo</w:t>
      </w:r>
      <w:proofErr w:type="spellEnd"/>
    </w:p>
    <w:p w:rsidR="003B5263" w:rsidRDefault="003B5263" w:rsidP="003B5263">
      <w:pPr>
        <w:pStyle w:val="NormalWeb"/>
        <w:numPr>
          <w:ilvl w:val="1"/>
          <w:numId w:val="19"/>
        </w:numPr>
      </w:pPr>
      <w:r>
        <w:t>Pathfinding Visualizer</w:t>
      </w:r>
    </w:p>
    <w:p w:rsidR="003B5263" w:rsidRDefault="003B5263" w:rsidP="003B5263">
      <w:pPr>
        <w:pStyle w:val="NormalWeb"/>
      </w:pPr>
      <w:r>
        <w:t>✅ Great for: Students to see how search expands nodes.</w:t>
      </w:r>
    </w:p>
    <w:p w:rsidR="003B5263" w:rsidRDefault="003B5263" w:rsidP="003B5263">
      <w:r>
        <w:pict>
          <v:rect id="_x0000_i1037" style="width:0;height:1.5pt" o:hralign="center" o:hrstd="t" o:hr="t" fillcolor="#a0a0a0" stroked="f"/>
        </w:pict>
      </w:r>
    </w:p>
    <w:p w:rsidR="003B5263" w:rsidRDefault="003B5263" w:rsidP="003B5263">
      <w:pPr>
        <w:pStyle w:val="Heading2"/>
      </w:pPr>
      <w:proofErr w:type="gramStart"/>
      <w:r>
        <w:rPr>
          <w:rFonts w:ascii="Segoe UI Symbol" w:hAnsi="Segoe UI Symbol" w:cs="Segoe UI Symbol"/>
        </w:rPr>
        <w:t>🎮</w:t>
      </w:r>
      <w:r>
        <w:t xml:space="preserve"> </w:t>
      </w:r>
      <w:r>
        <w:rPr>
          <w:rStyle w:val="Strong"/>
          <w:b/>
          <w:bCs/>
        </w:rPr>
        <w:t>4.</w:t>
      </w:r>
      <w:proofErr w:type="gramEnd"/>
      <w:r>
        <w:rPr>
          <w:rStyle w:val="Strong"/>
          <w:b/>
          <w:bCs/>
        </w:rPr>
        <w:t xml:space="preserve"> Game AI Simulators</w:t>
      </w:r>
    </w:p>
    <w:p w:rsidR="003B5263" w:rsidRDefault="003B5263" w:rsidP="003B5263">
      <w:pPr>
        <w:pStyle w:val="Heading3"/>
      </w:pPr>
      <w:r>
        <w:rPr>
          <w:rFonts w:ascii="Segoe UI Symbol" w:hAnsi="Segoe UI Symbol" w:cs="Segoe UI Symbol"/>
        </w:rPr>
        <w:t>🔹</w:t>
      </w:r>
      <w:r>
        <w:t xml:space="preserve"> </w:t>
      </w:r>
      <w:proofErr w:type="spellStart"/>
      <w:r>
        <w:rPr>
          <w:rStyle w:val="Strong"/>
          <w:b/>
          <w:bCs/>
        </w:rPr>
        <w:t>PyGame</w:t>
      </w:r>
      <w:proofErr w:type="spellEnd"/>
      <w:r>
        <w:rPr>
          <w:rStyle w:val="Strong"/>
          <w:b/>
          <w:bCs/>
        </w:rPr>
        <w:t xml:space="preserve"> Learning Environment</w:t>
      </w:r>
    </w:p>
    <w:p w:rsidR="003B5263" w:rsidRDefault="003B5263" w:rsidP="003B5263">
      <w:pPr>
        <w:pStyle w:val="NormalWeb"/>
        <w:numPr>
          <w:ilvl w:val="0"/>
          <w:numId w:val="20"/>
        </w:numPr>
      </w:pPr>
      <w:r>
        <w:rPr>
          <w:rStyle w:val="Strong"/>
        </w:rPr>
        <w:lastRenderedPageBreak/>
        <w:t>GitHub</w:t>
      </w:r>
      <w:r>
        <w:t xml:space="preserve">: </w:t>
      </w:r>
      <w:hyperlink r:id="rId16" w:tgtFrame="_new" w:history="1">
        <w:r>
          <w:rPr>
            <w:rStyle w:val="Hyperlink"/>
          </w:rPr>
          <w:t>https://github.com/ntasfi/PyGame-Learning-Environment</w:t>
        </w:r>
      </w:hyperlink>
    </w:p>
    <w:p w:rsidR="003B5263" w:rsidRDefault="003B5263" w:rsidP="003B5263">
      <w:pPr>
        <w:pStyle w:val="NormalWeb"/>
        <w:numPr>
          <w:ilvl w:val="0"/>
          <w:numId w:val="20"/>
        </w:numPr>
      </w:pPr>
      <w:r>
        <w:t>Test AI agents in simple games (search, reinforcement learning).</w:t>
      </w:r>
    </w:p>
    <w:p w:rsidR="003B5263" w:rsidRDefault="003B5263" w:rsidP="003B5263">
      <w:pPr>
        <w:pStyle w:val="NormalWeb"/>
      </w:pPr>
      <w:r>
        <w:t>✅ Great for: Problem-solving agents in dynamic environments.</w:t>
      </w:r>
    </w:p>
    <w:p w:rsidR="003B5263" w:rsidRDefault="003B5263" w:rsidP="003B5263">
      <w:r>
        <w:pict>
          <v:rect id="_x0000_i1038"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w:t>
      </w:r>
      <w:proofErr w:type="spellStart"/>
      <w:r>
        <w:rPr>
          <w:rStyle w:val="Strong"/>
          <w:b/>
          <w:bCs/>
        </w:rPr>
        <w:t>OpenAI</w:t>
      </w:r>
      <w:proofErr w:type="spellEnd"/>
      <w:r>
        <w:rPr>
          <w:rStyle w:val="Strong"/>
          <w:b/>
          <w:bCs/>
        </w:rPr>
        <w:t xml:space="preserve"> Gym</w:t>
      </w:r>
    </w:p>
    <w:p w:rsidR="003B5263" w:rsidRDefault="003B5263" w:rsidP="003B5263">
      <w:pPr>
        <w:pStyle w:val="NormalWeb"/>
        <w:numPr>
          <w:ilvl w:val="0"/>
          <w:numId w:val="21"/>
        </w:numPr>
      </w:pPr>
      <w:r>
        <w:rPr>
          <w:rStyle w:val="Strong"/>
        </w:rPr>
        <w:t>Website</w:t>
      </w:r>
      <w:r>
        <w:t xml:space="preserve">: </w:t>
      </w:r>
      <w:hyperlink r:id="rId17" w:tgtFrame="_new" w:history="1">
        <w:r>
          <w:rPr>
            <w:rStyle w:val="Hyperlink"/>
          </w:rPr>
          <w:t>https://gym.openai.com/</w:t>
        </w:r>
      </w:hyperlink>
    </w:p>
    <w:p w:rsidR="003B5263" w:rsidRDefault="003B5263" w:rsidP="003B5263">
      <w:pPr>
        <w:pStyle w:val="NormalWeb"/>
        <w:numPr>
          <w:ilvl w:val="0"/>
          <w:numId w:val="21"/>
        </w:numPr>
      </w:pPr>
      <w:r>
        <w:t>Although Gym is designed for reinforcement learning, it also supports classical control and decision-making problems.</w:t>
      </w:r>
    </w:p>
    <w:p w:rsidR="003B5263" w:rsidRDefault="003B5263" w:rsidP="003B5263">
      <w:pPr>
        <w:pStyle w:val="NormalWeb"/>
      </w:pPr>
      <w:r>
        <w:t>✅ Great for: Trying search-based or heuristic policies.</w:t>
      </w:r>
    </w:p>
    <w:p w:rsidR="003B5263" w:rsidRDefault="003B5263" w:rsidP="003B5263">
      <w:r>
        <w:pict>
          <v:rect id="_x0000_i1039" style="width:0;height:1.5pt" o:hralign="center" o:hrstd="t" o:hr="t" fillcolor="#a0a0a0" stroked="f"/>
        </w:pict>
      </w:r>
    </w:p>
    <w:p w:rsidR="003B5263" w:rsidRDefault="003B5263" w:rsidP="003B5263">
      <w:pPr>
        <w:pStyle w:val="Heading2"/>
      </w:pPr>
      <w:r>
        <w:t>🧪 Bonus: Try Online Without Installing</w:t>
      </w:r>
    </w:p>
    <w:p w:rsidR="003B5263" w:rsidRDefault="003B5263" w:rsidP="003B5263">
      <w:pPr>
        <w:pStyle w:val="NormalWeb"/>
        <w:numPr>
          <w:ilvl w:val="0"/>
          <w:numId w:val="22"/>
        </w:numPr>
      </w:pPr>
      <w:r>
        <w:rPr>
          <w:rStyle w:val="Strong"/>
        </w:rPr>
        <w:t xml:space="preserve">Google </w:t>
      </w:r>
      <w:proofErr w:type="spellStart"/>
      <w:r>
        <w:rPr>
          <w:rStyle w:val="Strong"/>
        </w:rPr>
        <w:t>Colab</w:t>
      </w:r>
      <w:proofErr w:type="spellEnd"/>
      <w:r>
        <w:t xml:space="preserve">: Run AIMA or </w:t>
      </w:r>
      <w:proofErr w:type="spellStart"/>
      <w:r>
        <w:t>SimpleAI</w:t>
      </w:r>
      <w:proofErr w:type="spellEnd"/>
      <w:r>
        <w:t xml:space="preserve"> in </w:t>
      </w:r>
      <w:proofErr w:type="spellStart"/>
      <w:r>
        <w:t>Colab</w:t>
      </w:r>
      <w:proofErr w:type="spellEnd"/>
      <w:r>
        <w:t xml:space="preserve"> notebooks.</w:t>
      </w:r>
    </w:p>
    <w:p w:rsidR="003B5263" w:rsidRDefault="003B5263" w:rsidP="003B5263">
      <w:pPr>
        <w:pStyle w:val="NormalWeb"/>
        <w:numPr>
          <w:ilvl w:val="0"/>
          <w:numId w:val="22"/>
        </w:numPr>
      </w:pPr>
      <w:proofErr w:type="spellStart"/>
      <w:r>
        <w:rPr>
          <w:rStyle w:val="Strong"/>
        </w:rPr>
        <w:t>Replit</w:t>
      </w:r>
      <w:proofErr w:type="spellEnd"/>
      <w:r>
        <w:t>: Run search algorithm demos in-browser.</w:t>
      </w:r>
    </w:p>
    <w:p w:rsidR="003B5263" w:rsidRDefault="003B5263" w:rsidP="003B5263">
      <w:r>
        <w:pict>
          <v:rect id="_x0000_i1040" style="width:0;height:1.5pt" o:hralign="center" o:hrstd="t" o:hr="t" fillcolor="#a0a0a0" stroked="f"/>
        </w:pict>
      </w:r>
    </w:p>
    <w:p w:rsidR="003B5263" w:rsidRDefault="003B5263" w:rsidP="003B5263">
      <w:pPr>
        <w:pStyle w:val="NormalWeb"/>
      </w:pPr>
      <w:r>
        <w:t xml:space="preserve">Would you like a step-by-step guide using one of these tools (e.g., implementing A* in AIMA or solving a planning problem in </w:t>
      </w:r>
      <w:proofErr w:type="spellStart"/>
      <w:r>
        <w:t>SimpleAI</w:t>
      </w:r>
      <w:proofErr w:type="spellEnd"/>
      <w:r>
        <w:t>)?</w:t>
      </w:r>
    </w:p>
    <w:p w:rsidR="003B5263" w:rsidRDefault="003B5263" w:rsidP="003B5263">
      <w:pPr>
        <w:pStyle w:val="Heading5"/>
      </w:pPr>
      <w:r>
        <w:t>You said:</w:t>
      </w:r>
    </w:p>
    <w:p w:rsidR="003B5263" w:rsidRDefault="003B5263" w:rsidP="003B5263">
      <w:proofErr w:type="gramStart"/>
      <w:r>
        <w:t>name</w:t>
      </w:r>
      <w:proofErr w:type="gramEnd"/>
      <w:r>
        <w:t xml:space="preserve"> that</w:t>
      </w:r>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Here are the </w:t>
      </w:r>
      <w:r>
        <w:rPr>
          <w:rStyle w:val="Strong"/>
        </w:rPr>
        <w:t>open-source software/tools</w:t>
      </w:r>
      <w:r>
        <w:t xml:space="preserve"> you can use to understand and experiment with </w:t>
      </w:r>
      <w:r>
        <w:rPr>
          <w:rStyle w:val="Strong"/>
        </w:rPr>
        <w:t>problem solving in AI</w:t>
      </w:r>
      <w:r>
        <w:t>, each with a short description and name:</w:t>
      </w:r>
    </w:p>
    <w:p w:rsidR="003B5263" w:rsidRDefault="003B5263" w:rsidP="003B5263">
      <w:r>
        <w:pict>
          <v:rect id="_x0000_i1041" style="width:0;height:1.5pt" o:hralign="center" o:hrstd="t" o:hr="t" fillcolor="#a0a0a0" stroked="f"/>
        </w:pict>
      </w:r>
    </w:p>
    <w:p w:rsidR="003B5263" w:rsidRDefault="003B5263" w:rsidP="003B5263">
      <w:pPr>
        <w:pStyle w:val="Heading3"/>
      </w:pPr>
      <w:proofErr w:type="gramStart"/>
      <w:r>
        <w:t xml:space="preserve">🧠 </w:t>
      </w:r>
      <w:r>
        <w:rPr>
          <w:rStyle w:val="Strong"/>
          <w:b/>
          <w:bCs/>
        </w:rPr>
        <w:t>1.</w:t>
      </w:r>
      <w:proofErr w:type="gramEnd"/>
      <w:r>
        <w:rPr>
          <w:rStyle w:val="Strong"/>
          <w:b/>
          <w:bCs/>
        </w:rPr>
        <w:t xml:space="preserve"> AIMA-Python</w:t>
      </w:r>
    </w:p>
    <w:p w:rsidR="003B5263" w:rsidRDefault="003B5263" w:rsidP="003B5263">
      <w:pPr>
        <w:pStyle w:val="NormalWeb"/>
        <w:numPr>
          <w:ilvl w:val="0"/>
          <w:numId w:val="23"/>
        </w:numPr>
      </w:pPr>
      <w:r>
        <w:rPr>
          <w:rStyle w:val="Strong"/>
        </w:rPr>
        <w:t>Full Name</w:t>
      </w:r>
      <w:r>
        <w:t xml:space="preserve">: </w:t>
      </w:r>
      <w:r>
        <w:rPr>
          <w:rStyle w:val="Emphasis"/>
        </w:rPr>
        <w:t>Artificial Intelligence: A Modern Approach - Python Code</w:t>
      </w:r>
    </w:p>
    <w:p w:rsidR="003B5263" w:rsidRDefault="003B5263" w:rsidP="003B5263">
      <w:pPr>
        <w:pStyle w:val="NormalWeb"/>
        <w:numPr>
          <w:ilvl w:val="0"/>
          <w:numId w:val="23"/>
        </w:numPr>
      </w:pPr>
      <w:r>
        <w:rPr>
          <w:rStyle w:val="Strong"/>
        </w:rPr>
        <w:t>Use</w:t>
      </w:r>
      <w:r>
        <w:t xml:space="preserve">: Implements search algorithms, planning, logic, agents (based on the Russell &amp; </w:t>
      </w:r>
      <w:proofErr w:type="spellStart"/>
      <w:r>
        <w:t>Norvig</w:t>
      </w:r>
      <w:proofErr w:type="spellEnd"/>
      <w:r>
        <w:t xml:space="preserve"> textbook)</w:t>
      </w:r>
    </w:p>
    <w:p w:rsidR="003B5263" w:rsidRDefault="003B5263" w:rsidP="003B5263">
      <w:pPr>
        <w:pStyle w:val="NormalWeb"/>
        <w:numPr>
          <w:ilvl w:val="0"/>
          <w:numId w:val="23"/>
        </w:numPr>
      </w:pPr>
      <w:r>
        <w:rPr>
          <w:rStyle w:val="Strong"/>
        </w:rPr>
        <w:t>Link</w:t>
      </w:r>
      <w:r>
        <w:t xml:space="preserve">: </w:t>
      </w:r>
      <w:hyperlink r:id="rId18" w:tgtFrame="_new" w:history="1">
        <w:r>
          <w:rPr>
            <w:rStyle w:val="Hyperlink"/>
          </w:rPr>
          <w:t>AIMA Python GitHub</w:t>
        </w:r>
      </w:hyperlink>
    </w:p>
    <w:p w:rsidR="003B5263" w:rsidRDefault="003B5263" w:rsidP="003B5263">
      <w:r>
        <w:pict>
          <v:rect id="_x0000_i1042" style="width:0;height:1.5pt" o:hralign="center" o:hrstd="t" o:hr="t" fillcolor="#a0a0a0" stroked="f"/>
        </w:pict>
      </w:r>
    </w:p>
    <w:p w:rsidR="003B5263" w:rsidRDefault="003B5263" w:rsidP="003B5263">
      <w:pPr>
        <w:pStyle w:val="Heading3"/>
      </w:pPr>
      <w:proofErr w:type="gramStart"/>
      <w:r>
        <w:t xml:space="preserve">🧩 </w:t>
      </w:r>
      <w:r>
        <w:rPr>
          <w:rStyle w:val="Strong"/>
          <w:b/>
          <w:bCs/>
        </w:rPr>
        <w:t>2.</w:t>
      </w:r>
      <w:proofErr w:type="gramEnd"/>
      <w:r>
        <w:rPr>
          <w:rStyle w:val="Strong"/>
          <w:b/>
          <w:bCs/>
        </w:rPr>
        <w:t xml:space="preserve"> </w:t>
      </w:r>
      <w:proofErr w:type="spellStart"/>
      <w:r>
        <w:rPr>
          <w:rStyle w:val="Strong"/>
          <w:b/>
          <w:bCs/>
        </w:rPr>
        <w:t>SimpleAI</w:t>
      </w:r>
      <w:proofErr w:type="spellEnd"/>
    </w:p>
    <w:p w:rsidR="003B5263" w:rsidRDefault="003B5263" w:rsidP="003B5263">
      <w:pPr>
        <w:pStyle w:val="NormalWeb"/>
        <w:numPr>
          <w:ilvl w:val="0"/>
          <w:numId w:val="24"/>
        </w:numPr>
      </w:pPr>
      <w:r>
        <w:rPr>
          <w:rStyle w:val="Strong"/>
        </w:rPr>
        <w:lastRenderedPageBreak/>
        <w:t>Full Name</w:t>
      </w:r>
      <w:r>
        <w:t xml:space="preserve">: </w:t>
      </w:r>
      <w:proofErr w:type="spellStart"/>
      <w:r>
        <w:rPr>
          <w:rStyle w:val="Emphasis"/>
        </w:rPr>
        <w:t>SimpleAI</w:t>
      </w:r>
      <w:proofErr w:type="spellEnd"/>
    </w:p>
    <w:p w:rsidR="003B5263" w:rsidRDefault="003B5263" w:rsidP="003B5263">
      <w:pPr>
        <w:pStyle w:val="NormalWeb"/>
        <w:numPr>
          <w:ilvl w:val="0"/>
          <w:numId w:val="24"/>
        </w:numPr>
      </w:pPr>
      <w:r>
        <w:rPr>
          <w:rStyle w:val="Strong"/>
        </w:rPr>
        <w:t>Use</w:t>
      </w:r>
      <w:r>
        <w:t>: High-level library for AI algorithms (search, planning, machine learning)</w:t>
      </w:r>
    </w:p>
    <w:p w:rsidR="003B5263" w:rsidRDefault="003B5263" w:rsidP="003B5263">
      <w:pPr>
        <w:pStyle w:val="NormalWeb"/>
        <w:numPr>
          <w:ilvl w:val="0"/>
          <w:numId w:val="24"/>
        </w:numPr>
      </w:pPr>
      <w:r>
        <w:rPr>
          <w:rStyle w:val="Strong"/>
        </w:rPr>
        <w:t>Link</w:t>
      </w:r>
      <w:r>
        <w:t xml:space="preserve">: </w:t>
      </w:r>
      <w:hyperlink r:id="rId19" w:tgtFrame="_new" w:history="1">
        <w:proofErr w:type="spellStart"/>
        <w:r>
          <w:rPr>
            <w:rStyle w:val="Hyperlink"/>
          </w:rPr>
          <w:t>SimpleAI</w:t>
        </w:r>
        <w:proofErr w:type="spellEnd"/>
        <w:r>
          <w:rPr>
            <w:rStyle w:val="Hyperlink"/>
          </w:rPr>
          <w:t xml:space="preserve"> GitHub</w:t>
        </w:r>
      </w:hyperlink>
    </w:p>
    <w:p w:rsidR="003B5263" w:rsidRDefault="003B5263" w:rsidP="003B5263">
      <w:r>
        <w:pict>
          <v:rect id="_x0000_i1043" style="width:0;height:1.5pt" o:hralign="center" o:hrstd="t" o:hr="t" fillcolor="#a0a0a0" stroked="f"/>
        </w:pict>
      </w:r>
    </w:p>
    <w:p w:rsidR="003B5263" w:rsidRDefault="003B5263" w:rsidP="003B5263">
      <w:pPr>
        <w:pStyle w:val="Heading3"/>
      </w:pPr>
      <w:proofErr w:type="gramStart"/>
      <w:r>
        <w:t xml:space="preserve">🧭 </w:t>
      </w:r>
      <w:r>
        <w:rPr>
          <w:rStyle w:val="Strong"/>
          <w:b/>
          <w:bCs/>
        </w:rPr>
        <w:t>3.</w:t>
      </w:r>
      <w:proofErr w:type="gramEnd"/>
      <w:r>
        <w:rPr>
          <w:rStyle w:val="Strong"/>
          <w:b/>
          <w:bCs/>
        </w:rPr>
        <w:t xml:space="preserve"> Fast Downward</w:t>
      </w:r>
    </w:p>
    <w:p w:rsidR="003B5263" w:rsidRDefault="003B5263" w:rsidP="003B5263">
      <w:pPr>
        <w:pStyle w:val="NormalWeb"/>
        <w:numPr>
          <w:ilvl w:val="0"/>
          <w:numId w:val="25"/>
        </w:numPr>
      </w:pPr>
      <w:r>
        <w:rPr>
          <w:rStyle w:val="Strong"/>
        </w:rPr>
        <w:t>Full Name</w:t>
      </w:r>
      <w:r>
        <w:t xml:space="preserve">: </w:t>
      </w:r>
      <w:r>
        <w:rPr>
          <w:rStyle w:val="Emphasis"/>
        </w:rPr>
        <w:t>Fast Downward</w:t>
      </w:r>
    </w:p>
    <w:p w:rsidR="003B5263" w:rsidRDefault="003B5263" w:rsidP="003B5263">
      <w:pPr>
        <w:pStyle w:val="NormalWeb"/>
        <w:numPr>
          <w:ilvl w:val="0"/>
          <w:numId w:val="25"/>
        </w:numPr>
      </w:pPr>
      <w:r>
        <w:rPr>
          <w:rStyle w:val="Strong"/>
        </w:rPr>
        <w:t>Use</w:t>
      </w:r>
      <w:r>
        <w:t>: AI planning system using PDDL; solves large-scale planning problems</w:t>
      </w:r>
    </w:p>
    <w:p w:rsidR="003B5263" w:rsidRDefault="003B5263" w:rsidP="003B5263">
      <w:pPr>
        <w:pStyle w:val="NormalWeb"/>
        <w:numPr>
          <w:ilvl w:val="0"/>
          <w:numId w:val="25"/>
        </w:numPr>
      </w:pPr>
      <w:r>
        <w:rPr>
          <w:rStyle w:val="Strong"/>
        </w:rPr>
        <w:t>Link</w:t>
      </w:r>
      <w:r>
        <w:t xml:space="preserve">: </w:t>
      </w:r>
      <w:hyperlink r:id="rId20" w:tgtFrame="_new" w:history="1">
        <w:r>
          <w:rPr>
            <w:rStyle w:val="Hyperlink"/>
          </w:rPr>
          <w:t>Fast Downward Website</w:t>
        </w:r>
      </w:hyperlink>
    </w:p>
    <w:p w:rsidR="003B5263" w:rsidRDefault="003B5263" w:rsidP="003B5263">
      <w:r>
        <w:pict>
          <v:rect id="_x0000_i1044" style="width:0;height:1.5pt" o:hralign="center" o:hrstd="t" o:hr="t" fillcolor="#a0a0a0" stroked="f"/>
        </w:pict>
      </w:r>
    </w:p>
    <w:p w:rsidR="003B5263" w:rsidRDefault="003B5263" w:rsidP="003B5263">
      <w:pPr>
        <w:pStyle w:val="Heading3"/>
      </w:pPr>
      <w:proofErr w:type="gramStart"/>
      <w:r>
        <w:t xml:space="preserve">🧮 </w:t>
      </w:r>
      <w:r>
        <w:rPr>
          <w:rStyle w:val="Strong"/>
          <w:b/>
          <w:bCs/>
        </w:rPr>
        <w:t>4.</w:t>
      </w:r>
      <w:proofErr w:type="gramEnd"/>
      <w:r>
        <w:rPr>
          <w:rStyle w:val="Strong"/>
          <w:b/>
          <w:bCs/>
        </w:rPr>
        <w:t xml:space="preserve"> PathFinding.js</w:t>
      </w:r>
    </w:p>
    <w:p w:rsidR="003B5263" w:rsidRDefault="003B5263" w:rsidP="003B5263">
      <w:pPr>
        <w:pStyle w:val="NormalWeb"/>
        <w:numPr>
          <w:ilvl w:val="0"/>
          <w:numId w:val="26"/>
        </w:numPr>
      </w:pPr>
      <w:r>
        <w:rPr>
          <w:rStyle w:val="Strong"/>
        </w:rPr>
        <w:t>Full Name</w:t>
      </w:r>
      <w:r>
        <w:t xml:space="preserve">: </w:t>
      </w:r>
      <w:r>
        <w:rPr>
          <w:rStyle w:val="Emphasis"/>
        </w:rPr>
        <w:t>PathFinding.js</w:t>
      </w:r>
    </w:p>
    <w:p w:rsidR="003B5263" w:rsidRDefault="003B5263" w:rsidP="003B5263">
      <w:pPr>
        <w:pStyle w:val="NormalWeb"/>
        <w:numPr>
          <w:ilvl w:val="0"/>
          <w:numId w:val="26"/>
        </w:numPr>
      </w:pPr>
      <w:r>
        <w:rPr>
          <w:rStyle w:val="Strong"/>
        </w:rPr>
        <w:t>Use</w:t>
      </w:r>
      <w:r>
        <w:t>: Visualizes A*, BFS, DFS, Dijkstra in a grid-based environment (JavaScript)</w:t>
      </w:r>
    </w:p>
    <w:p w:rsidR="003B5263" w:rsidRDefault="003B5263" w:rsidP="003B5263">
      <w:pPr>
        <w:pStyle w:val="NormalWeb"/>
        <w:numPr>
          <w:ilvl w:val="0"/>
          <w:numId w:val="26"/>
        </w:numPr>
      </w:pPr>
      <w:r>
        <w:rPr>
          <w:rStyle w:val="Strong"/>
        </w:rPr>
        <w:t>Link</w:t>
      </w:r>
      <w:r>
        <w:t xml:space="preserve">: </w:t>
      </w:r>
      <w:hyperlink r:id="rId21" w:tgtFrame="_new" w:history="1">
        <w:r>
          <w:rPr>
            <w:rStyle w:val="Hyperlink"/>
          </w:rPr>
          <w:t>PathFinding.js GitHub</w:t>
        </w:r>
      </w:hyperlink>
    </w:p>
    <w:p w:rsidR="003B5263" w:rsidRDefault="003B5263" w:rsidP="003B5263">
      <w:r>
        <w:pict>
          <v:rect id="_x0000_i1045" style="width:0;height:1.5pt" o:hralign="center" o:hrstd="t" o:hr="t" fillcolor="#a0a0a0" stroked="f"/>
        </w:pict>
      </w:r>
    </w:p>
    <w:p w:rsidR="003B5263" w:rsidRDefault="003B5263" w:rsidP="003B5263">
      <w:pPr>
        <w:pStyle w:val="Heading3"/>
      </w:pPr>
      <w:proofErr w:type="gramStart"/>
      <w:r>
        <w:rPr>
          <w:rFonts w:ascii="Segoe UI Symbol" w:hAnsi="Segoe UI Symbol" w:cs="Segoe UI Symbol"/>
        </w:rPr>
        <w:t>🔍</w:t>
      </w:r>
      <w:r>
        <w:t xml:space="preserve"> </w:t>
      </w:r>
      <w:r>
        <w:rPr>
          <w:rStyle w:val="Strong"/>
          <w:b/>
          <w:bCs/>
        </w:rPr>
        <w:t>5.</w:t>
      </w:r>
      <w:proofErr w:type="gramEnd"/>
      <w:r>
        <w:rPr>
          <w:rStyle w:val="Strong"/>
          <w:b/>
          <w:bCs/>
        </w:rPr>
        <w:t xml:space="preserve"> </w:t>
      </w:r>
      <w:proofErr w:type="spellStart"/>
      <w:r>
        <w:rPr>
          <w:rStyle w:val="Strong"/>
          <w:b/>
          <w:bCs/>
        </w:rPr>
        <w:t>VisuAlgo</w:t>
      </w:r>
      <w:proofErr w:type="spellEnd"/>
    </w:p>
    <w:p w:rsidR="003B5263" w:rsidRDefault="003B5263" w:rsidP="003B5263">
      <w:pPr>
        <w:pStyle w:val="NormalWeb"/>
        <w:numPr>
          <w:ilvl w:val="0"/>
          <w:numId w:val="27"/>
        </w:numPr>
      </w:pPr>
      <w:r>
        <w:rPr>
          <w:rStyle w:val="Strong"/>
        </w:rPr>
        <w:t>Full Name</w:t>
      </w:r>
      <w:r>
        <w:t xml:space="preserve">: </w:t>
      </w:r>
      <w:proofErr w:type="spellStart"/>
      <w:r>
        <w:rPr>
          <w:rStyle w:val="Emphasis"/>
        </w:rPr>
        <w:t>VisuAlgo</w:t>
      </w:r>
      <w:proofErr w:type="spellEnd"/>
    </w:p>
    <w:p w:rsidR="003B5263" w:rsidRDefault="003B5263" w:rsidP="003B5263">
      <w:pPr>
        <w:pStyle w:val="NormalWeb"/>
        <w:numPr>
          <w:ilvl w:val="0"/>
          <w:numId w:val="27"/>
        </w:numPr>
      </w:pPr>
      <w:r>
        <w:rPr>
          <w:rStyle w:val="Strong"/>
        </w:rPr>
        <w:t>Use</w:t>
      </w:r>
      <w:r>
        <w:t>: Online tool for visualizing graph algorithms (including search)</w:t>
      </w:r>
    </w:p>
    <w:p w:rsidR="003B5263" w:rsidRDefault="003B5263" w:rsidP="003B5263">
      <w:pPr>
        <w:pStyle w:val="NormalWeb"/>
        <w:numPr>
          <w:ilvl w:val="0"/>
          <w:numId w:val="27"/>
        </w:numPr>
      </w:pPr>
      <w:r>
        <w:rPr>
          <w:rStyle w:val="Strong"/>
        </w:rPr>
        <w:t>Link</w:t>
      </w:r>
      <w:r>
        <w:t xml:space="preserve">: </w:t>
      </w:r>
      <w:proofErr w:type="spellStart"/>
      <w:r>
        <w:t>VisuAlgo</w:t>
      </w:r>
      <w:proofErr w:type="spellEnd"/>
      <w:r>
        <w:t xml:space="preserve"> Website</w:t>
      </w:r>
    </w:p>
    <w:p w:rsidR="003B5263" w:rsidRDefault="003B5263" w:rsidP="003B5263">
      <w:r>
        <w:pict>
          <v:rect id="_x0000_i1046" style="width:0;height:1.5pt" o:hralign="center" o:hrstd="t" o:hr="t" fillcolor="#a0a0a0" stroked="f"/>
        </w:pict>
      </w:r>
    </w:p>
    <w:p w:rsidR="003B5263" w:rsidRDefault="003B5263" w:rsidP="003B5263">
      <w:pPr>
        <w:pStyle w:val="Heading3"/>
      </w:pPr>
      <w:proofErr w:type="gramStart"/>
      <w:r>
        <w:rPr>
          <w:rFonts w:ascii="Segoe UI Symbol" w:hAnsi="Segoe UI Symbol" w:cs="Segoe UI Symbol"/>
        </w:rPr>
        <w:t>🎮</w:t>
      </w:r>
      <w:r>
        <w:t xml:space="preserve"> </w:t>
      </w:r>
      <w:r>
        <w:rPr>
          <w:rStyle w:val="Strong"/>
          <w:b/>
          <w:bCs/>
        </w:rPr>
        <w:t>6.</w:t>
      </w:r>
      <w:proofErr w:type="gramEnd"/>
      <w:r>
        <w:rPr>
          <w:rStyle w:val="Strong"/>
          <w:b/>
          <w:bCs/>
        </w:rPr>
        <w:t xml:space="preserve"> </w:t>
      </w:r>
      <w:proofErr w:type="spellStart"/>
      <w:r>
        <w:rPr>
          <w:rStyle w:val="Strong"/>
          <w:b/>
          <w:bCs/>
        </w:rPr>
        <w:t>PyGame</w:t>
      </w:r>
      <w:proofErr w:type="spellEnd"/>
      <w:r>
        <w:rPr>
          <w:rStyle w:val="Strong"/>
          <w:b/>
          <w:bCs/>
        </w:rPr>
        <w:t xml:space="preserve"> Learning Environment (PLE)</w:t>
      </w:r>
    </w:p>
    <w:p w:rsidR="003B5263" w:rsidRDefault="003B5263" w:rsidP="003B5263">
      <w:pPr>
        <w:pStyle w:val="NormalWeb"/>
        <w:numPr>
          <w:ilvl w:val="0"/>
          <w:numId w:val="28"/>
        </w:numPr>
      </w:pPr>
      <w:r>
        <w:rPr>
          <w:rStyle w:val="Strong"/>
        </w:rPr>
        <w:t>Full Name</w:t>
      </w:r>
      <w:r>
        <w:t xml:space="preserve">: </w:t>
      </w:r>
      <w:proofErr w:type="spellStart"/>
      <w:r>
        <w:rPr>
          <w:rStyle w:val="Emphasis"/>
        </w:rPr>
        <w:t>PyGame</w:t>
      </w:r>
      <w:proofErr w:type="spellEnd"/>
      <w:r>
        <w:rPr>
          <w:rStyle w:val="Emphasis"/>
        </w:rPr>
        <w:t xml:space="preserve"> Learning Environment</w:t>
      </w:r>
    </w:p>
    <w:p w:rsidR="003B5263" w:rsidRDefault="003B5263" w:rsidP="003B5263">
      <w:pPr>
        <w:pStyle w:val="NormalWeb"/>
        <w:numPr>
          <w:ilvl w:val="0"/>
          <w:numId w:val="28"/>
        </w:numPr>
      </w:pPr>
      <w:r>
        <w:rPr>
          <w:rStyle w:val="Strong"/>
        </w:rPr>
        <w:t>Use</w:t>
      </w:r>
      <w:r>
        <w:t>: Simulates games for search and reinforcement learning agents</w:t>
      </w:r>
    </w:p>
    <w:p w:rsidR="003B5263" w:rsidRDefault="003B5263" w:rsidP="003B5263">
      <w:pPr>
        <w:pStyle w:val="NormalWeb"/>
        <w:numPr>
          <w:ilvl w:val="0"/>
          <w:numId w:val="28"/>
        </w:numPr>
      </w:pPr>
      <w:r>
        <w:rPr>
          <w:rStyle w:val="Strong"/>
        </w:rPr>
        <w:t>Link</w:t>
      </w:r>
      <w:r>
        <w:t xml:space="preserve">: </w:t>
      </w:r>
      <w:hyperlink r:id="rId22" w:tgtFrame="_new" w:history="1">
        <w:r>
          <w:rPr>
            <w:rStyle w:val="Hyperlink"/>
          </w:rPr>
          <w:t>PLE GitHub</w:t>
        </w:r>
      </w:hyperlink>
    </w:p>
    <w:p w:rsidR="003B5263" w:rsidRDefault="003B5263" w:rsidP="003B5263">
      <w:r>
        <w:pict>
          <v:rect id="_x0000_i1047" style="width:0;height:1.5pt" o:hralign="center" o:hrstd="t" o:hr="t" fillcolor="#a0a0a0" stroked="f"/>
        </w:pict>
      </w:r>
    </w:p>
    <w:p w:rsidR="003B5263" w:rsidRDefault="003B5263" w:rsidP="003B5263">
      <w:pPr>
        <w:pStyle w:val="Heading3"/>
      </w:pPr>
      <w:proofErr w:type="gramStart"/>
      <w:r>
        <w:t xml:space="preserve">🤖 </w:t>
      </w:r>
      <w:r>
        <w:rPr>
          <w:rStyle w:val="Strong"/>
          <w:b/>
          <w:bCs/>
        </w:rPr>
        <w:t>7.</w:t>
      </w:r>
      <w:proofErr w:type="gramEnd"/>
      <w:r>
        <w:rPr>
          <w:rStyle w:val="Strong"/>
          <w:b/>
          <w:bCs/>
        </w:rPr>
        <w:t xml:space="preserve"> </w:t>
      </w:r>
      <w:proofErr w:type="spellStart"/>
      <w:r>
        <w:rPr>
          <w:rStyle w:val="Strong"/>
          <w:b/>
          <w:bCs/>
        </w:rPr>
        <w:t>OpenAI</w:t>
      </w:r>
      <w:proofErr w:type="spellEnd"/>
      <w:r>
        <w:rPr>
          <w:rStyle w:val="Strong"/>
          <w:b/>
          <w:bCs/>
        </w:rPr>
        <w:t xml:space="preserve"> Gym</w:t>
      </w:r>
    </w:p>
    <w:p w:rsidR="003B5263" w:rsidRDefault="003B5263" w:rsidP="003B5263">
      <w:pPr>
        <w:pStyle w:val="NormalWeb"/>
        <w:numPr>
          <w:ilvl w:val="0"/>
          <w:numId w:val="29"/>
        </w:numPr>
      </w:pPr>
      <w:r>
        <w:rPr>
          <w:rStyle w:val="Strong"/>
        </w:rPr>
        <w:t>Full Name</w:t>
      </w:r>
      <w:r>
        <w:t xml:space="preserve">: </w:t>
      </w:r>
      <w:proofErr w:type="spellStart"/>
      <w:r>
        <w:rPr>
          <w:rStyle w:val="Emphasis"/>
        </w:rPr>
        <w:t>OpenAI</w:t>
      </w:r>
      <w:proofErr w:type="spellEnd"/>
      <w:r>
        <w:rPr>
          <w:rStyle w:val="Emphasis"/>
        </w:rPr>
        <w:t xml:space="preserve"> Gym</w:t>
      </w:r>
    </w:p>
    <w:p w:rsidR="003B5263" w:rsidRDefault="003B5263" w:rsidP="003B5263">
      <w:pPr>
        <w:pStyle w:val="NormalWeb"/>
        <w:numPr>
          <w:ilvl w:val="0"/>
          <w:numId w:val="29"/>
        </w:numPr>
      </w:pPr>
      <w:r>
        <w:rPr>
          <w:rStyle w:val="Strong"/>
        </w:rPr>
        <w:t>Use</w:t>
      </w:r>
      <w:r>
        <w:t>: RL environment but also useful for goal-based problem solving</w:t>
      </w:r>
    </w:p>
    <w:p w:rsidR="003B5263" w:rsidRDefault="003B5263" w:rsidP="003B5263">
      <w:pPr>
        <w:pStyle w:val="NormalWeb"/>
        <w:numPr>
          <w:ilvl w:val="0"/>
          <w:numId w:val="29"/>
        </w:numPr>
      </w:pPr>
      <w:r>
        <w:rPr>
          <w:rStyle w:val="Strong"/>
        </w:rPr>
        <w:t>Link</w:t>
      </w:r>
      <w:r>
        <w:t xml:space="preserve">: </w:t>
      </w:r>
      <w:hyperlink r:id="rId23" w:tgtFrame="_new" w:history="1">
        <w:proofErr w:type="spellStart"/>
        <w:r>
          <w:rPr>
            <w:rStyle w:val="Hyperlink"/>
          </w:rPr>
          <w:t>OpenAI</w:t>
        </w:r>
        <w:proofErr w:type="spellEnd"/>
        <w:r>
          <w:rPr>
            <w:rStyle w:val="Hyperlink"/>
          </w:rPr>
          <w:t xml:space="preserve"> Gym</w:t>
        </w:r>
      </w:hyperlink>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Let's start with the most beginner-friendly and educational option: </w:t>
      </w:r>
      <w:r w:rsidRPr="003B5263">
        <w:rPr>
          <w:rFonts w:ascii="Times New Roman" w:eastAsia="Times New Roman" w:hAnsi="Times New Roman" w:cs="Times New Roman"/>
          <w:b/>
          <w:bCs/>
          <w:sz w:val="24"/>
          <w:szCs w:val="24"/>
          <w:lang w:eastAsia="en-IN"/>
        </w:rPr>
        <w:t>AIMA-Python</w:t>
      </w:r>
      <w:r w:rsidRPr="003B5263">
        <w:rPr>
          <w:rFonts w:ascii="Times New Roman" w:eastAsia="Times New Roman" w:hAnsi="Times New Roman" w:cs="Times New Roman"/>
          <w:sz w:val="24"/>
          <w:szCs w:val="24"/>
          <w:lang w:eastAsia="en-IN"/>
        </w:rPr>
        <w:t xml:space="preserve">, which is based on the </w:t>
      </w:r>
      <w:r w:rsidRPr="003B5263">
        <w:rPr>
          <w:rFonts w:ascii="Times New Roman" w:eastAsia="Times New Roman" w:hAnsi="Times New Roman" w:cs="Times New Roman"/>
          <w:i/>
          <w:iCs/>
          <w:sz w:val="24"/>
          <w:szCs w:val="24"/>
          <w:lang w:eastAsia="en-IN"/>
        </w:rPr>
        <w:t>Artificial Intelligence: A Modern Approach</w:t>
      </w:r>
      <w:r w:rsidRPr="003B5263">
        <w:rPr>
          <w:rFonts w:ascii="Times New Roman" w:eastAsia="Times New Roman" w:hAnsi="Times New Roman" w:cs="Times New Roman"/>
          <w:sz w:val="24"/>
          <w:szCs w:val="24"/>
          <w:lang w:eastAsia="en-IN"/>
        </w:rPr>
        <w:t xml:space="preserve"> textbook. It’s perfect for learning </w:t>
      </w:r>
      <w:r w:rsidRPr="003B5263">
        <w:rPr>
          <w:rFonts w:ascii="Times New Roman" w:eastAsia="Times New Roman" w:hAnsi="Times New Roman" w:cs="Times New Roman"/>
          <w:b/>
          <w:bCs/>
          <w:sz w:val="24"/>
          <w:szCs w:val="24"/>
          <w:lang w:eastAsia="en-IN"/>
        </w:rPr>
        <w:t>problem solving, search algorithms, and AI fundamentals</w:t>
      </w:r>
      <w:r w:rsidRPr="003B5263">
        <w:rPr>
          <w:rFonts w:ascii="Times New Roman" w:eastAsia="Times New Roman" w:hAnsi="Times New Roman" w:cs="Times New Roman"/>
          <w:sz w:val="24"/>
          <w:szCs w:val="24"/>
          <w:lang w:eastAsia="en-IN"/>
        </w:rPr>
        <w:t>.</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lastRenderedPageBreak/>
        <w:pict>
          <v:rect id="_x0000_i1048" style="width:0;height:1.5pt" o:hralign="center" o:hrstd="t" o:hr="t" fillcolor="#a0a0a0" stroked="f"/>
        </w:pict>
      </w:r>
    </w:p>
    <w:p w:rsidR="003B5263" w:rsidRPr="003B5263" w:rsidRDefault="003B5263" w:rsidP="003B52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263">
        <w:rPr>
          <w:rFonts w:ascii="Times New Roman" w:eastAsia="Times New Roman" w:hAnsi="Times New Roman" w:cs="Times New Roman"/>
          <w:b/>
          <w:bCs/>
          <w:sz w:val="36"/>
          <w:szCs w:val="36"/>
          <w:lang w:eastAsia="en-IN"/>
        </w:rPr>
        <w:t>✅ Step-by-Step Guide to Set Up and Use AIMA-Python</w: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263">
        <w:rPr>
          <w:rFonts w:ascii="Times New Roman" w:eastAsia="Times New Roman" w:hAnsi="Times New Roman" w:cs="Times New Roman"/>
          <w:b/>
          <w:bCs/>
          <w:sz w:val="27"/>
          <w:szCs w:val="27"/>
          <w:lang w:eastAsia="en-IN"/>
        </w:rPr>
        <w:t>🧰 Prerequisites</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You’ll need:</w:t>
      </w:r>
    </w:p>
    <w:p w:rsidR="003B5263" w:rsidRPr="003B5263" w:rsidRDefault="003B5263" w:rsidP="003B5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Python 3.x installed</w:t>
      </w:r>
    </w:p>
    <w:p w:rsidR="003B5263" w:rsidRPr="003B5263" w:rsidRDefault="003B5263" w:rsidP="003B5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Git (optional, for cloning)</w:t>
      </w:r>
    </w:p>
    <w:p w:rsidR="003B5263" w:rsidRPr="003B5263" w:rsidRDefault="003B5263" w:rsidP="003B5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Basic Python skills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49"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263">
        <w:rPr>
          <w:rFonts w:ascii="Segoe UI Symbol" w:eastAsia="Times New Roman" w:hAnsi="Segoe UI Symbol" w:cs="Segoe UI Symbol"/>
          <w:b/>
          <w:bCs/>
          <w:sz w:val="27"/>
          <w:szCs w:val="27"/>
          <w:lang w:eastAsia="en-IN"/>
        </w:rPr>
        <w:t>🔧</w:t>
      </w:r>
      <w:r w:rsidRPr="003B5263">
        <w:rPr>
          <w:rFonts w:ascii="Times New Roman" w:eastAsia="Times New Roman" w:hAnsi="Times New Roman" w:cs="Times New Roman"/>
          <w:b/>
          <w:bCs/>
          <w:sz w:val="27"/>
          <w:szCs w:val="27"/>
          <w:lang w:eastAsia="en-IN"/>
        </w:rPr>
        <w:t xml:space="preserve"> Step 1: Install AIMA-Python</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You can install it two ways:</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Segoe UI Symbol" w:eastAsia="Times New Roman" w:hAnsi="Segoe UI Symbol" w:cs="Segoe UI Symbol"/>
          <w:b/>
          <w:bCs/>
          <w:sz w:val="24"/>
          <w:szCs w:val="24"/>
          <w:lang w:eastAsia="en-IN"/>
        </w:rPr>
        <w:t>📌</w:t>
      </w:r>
      <w:r w:rsidRPr="003B5263">
        <w:rPr>
          <w:rFonts w:ascii="Times New Roman" w:eastAsia="Times New Roman" w:hAnsi="Times New Roman" w:cs="Times New Roman"/>
          <w:b/>
          <w:bCs/>
          <w:sz w:val="24"/>
          <w:szCs w:val="24"/>
          <w:lang w:eastAsia="en-IN"/>
        </w:rPr>
        <w:t xml:space="preserve"> Option </w:t>
      </w:r>
      <w:proofErr w:type="gramStart"/>
      <w:r w:rsidRPr="003B5263">
        <w:rPr>
          <w:rFonts w:ascii="Times New Roman" w:eastAsia="Times New Roman" w:hAnsi="Times New Roman" w:cs="Times New Roman"/>
          <w:b/>
          <w:bCs/>
          <w:sz w:val="24"/>
          <w:szCs w:val="24"/>
          <w:lang w:eastAsia="en-IN"/>
        </w:rPr>
        <w:t>A</w:t>
      </w:r>
      <w:proofErr w:type="gramEnd"/>
      <w:r w:rsidRPr="003B5263">
        <w:rPr>
          <w:rFonts w:ascii="Times New Roman" w:eastAsia="Times New Roman" w:hAnsi="Times New Roman" w:cs="Times New Roman"/>
          <w:b/>
          <w:bCs/>
          <w:sz w:val="24"/>
          <w:szCs w:val="24"/>
          <w:lang w:eastAsia="en-IN"/>
        </w:rPr>
        <w:t>: Using Git</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bash</w:t>
      </w:r>
      <w:proofErr w:type="gram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5263">
        <w:rPr>
          <w:rFonts w:ascii="Courier New" w:eastAsia="Times New Roman" w:hAnsi="Courier New" w:cs="Courier New"/>
          <w:sz w:val="20"/>
          <w:szCs w:val="20"/>
          <w:lang w:eastAsia="en-IN"/>
        </w:rPr>
        <w:t>CopyEdit</w:t>
      </w:r>
      <w:proofErr w:type="spell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git</w:t>
      </w:r>
      <w:proofErr w:type="gramEnd"/>
      <w:r w:rsidRPr="003B5263">
        <w:rPr>
          <w:rFonts w:ascii="Courier New" w:eastAsia="Times New Roman" w:hAnsi="Courier New" w:cs="Courier New"/>
          <w:sz w:val="20"/>
          <w:szCs w:val="20"/>
          <w:lang w:eastAsia="en-IN"/>
        </w:rPr>
        <w:t xml:space="preserve"> clone https://github.com/aimacode/aima-python.git</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cd</w:t>
      </w:r>
      <w:proofErr w:type="gramEnd"/>
      <w:r w:rsidRPr="003B5263">
        <w:rPr>
          <w:rFonts w:ascii="Courier New" w:eastAsia="Times New Roman" w:hAnsi="Courier New" w:cs="Courier New"/>
          <w:sz w:val="20"/>
          <w:szCs w:val="20"/>
          <w:lang w:eastAsia="en-IN"/>
        </w:rPr>
        <w:t xml:space="preserve"> </w:t>
      </w:r>
      <w:proofErr w:type="spellStart"/>
      <w:r w:rsidRPr="003B5263">
        <w:rPr>
          <w:rFonts w:ascii="Courier New" w:eastAsia="Times New Roman" w:hAnsi="Courier New" w:cs="Courier New"/>
          <w:sz w:val="20"/>
          <w:szCs w:val="20"/>
          <w:lang w:eastAsia="en-IN"/>
        </w:rPr>
        <w:t>aima</w:t>
      </w:r>
      <w:proofErr w:type="spellEnd"/>
      <w:r w:rsidRPr="003B5263">
        <w:rPr>
          <w:rFonts w:ascii="Courier New" w:eastAsia="Times New Roman" w:hAnsi="Courier New" w:cs="Courier New"/>
          <w:sz w:val="20"/>
          <w:szCs w:val="20"/>
          <w:lang w:eastAsia="en-IN"/>
        </w:rPr>
        <w:t>-python</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pip</w:t>
      </w:r>
      <w:proofErr w:type="gramEnd"/>
      <w:r w:rsidRPr="003B5263">
        <w:rPr>
          <w:rFonts w:ascii="Courier New" w:eastAsia="Times New Roman" w:hAnsi="Courier New" w:cs="Courier New"/>
          <w:sz w:val="20"/>
          <w:szCs w:val="20"/>
          <w:lang w:eastAsia="en-IN"/>
        </w:rPr>
        <w:t xml:space="preserve"> install -r requirements.txt</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Segoe UI Symbol" w:eastAsia="Times New Roman" w:hAnsi="Segoe UI Symbol" w:cs="Segoe UI Symbol"/>
          <w:b/>
          <w:bCs/>
          <w:sz w:val="24"/>
          <w:szCs w:val="24"/>
          <w:lang w:eastAsia="en-IN"/>
        </w:rPr>
        <w:t>📌</w:t>
      </w:r>
      <w:r w:rsidRPr="003B5263">
        <w:rPr>
          <w:rFonts w:ascii="Times New Roman" w:eastAsia="Times New Roman" w:hAnsi="Times New Roman" w:cs="Times New Roman"/>
          <w:b/>
          <w:bCs/>
          <w:sz w:val="24"/>
          <w:szCs w:val="24"/>
          <w:lang w:eastAsia="en-IN"/>
        </w:rPr>
        <w:t xml:space="preserve"> Option B: Using Google </w:t>
      </w:r>
      <w:proofErr w:type="spellStart"/>
      <w:r w:rsidRPr="003B5263">
        <w:rPr>
          <w:rFonts w:ascii="Times New Roman" w:eastAsia="Times New Roman" w:hAnsi="Times New Roman" w:cs="Times New Roman"/>
          <w:b/>
          <w:bCs/>
          <w:sz w:val="24"/>
          <w:szCs w:val="24"/>
          <w:lang w:eastAsia="en-IN"/>
        </w:rPr>
        <w:t>Colab</w:t>
      </w:r>
      <w:proofErr w:type="spellEnd"/>
      <w:r w:rsidRPr="003B5263">
        <w:rPr>
          <w:rFonts w:ascii="Times New Roman" w:eastAsia="Times New Roman" w:hAnsi="Times New Roman" w:cs="Times New Roman"/>
          <w:b/>
          <w:bCs/>
          <w:sz w:val="24"/>
          <w:szCs w:val="24"/>
          <w:lang w:eastAsia="en-IN"/>
        </w:rPr>
        <w:t xml:space="preserve"> (No install needed)</w:t>
      </w:r>
    </w:p>
    <w:p w:rsidR="003B5263" w:rsidRPr="003B5263" w:rsidRDefault="003B5263" w:rsidP="003B52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Open: </w:t>
      </w:r>
      <w:hyperlink r:id="rId24" w:tgtFrame="_new" w:history="1">
        <w:r w:rsidRPr="003B5263">
          <w:rPr>
            <w:rFonts w:ascii="Times New Roman" w:eastAsia="Times New Roman" w:hAnsi="Times New Roman" w:cs="Times New Roman"/>
            <w:color w:val="0000FF"/>
            <w:sz w:val="24"/>
            <w:szCs w:val="24"/>
            <w:u w:val="single"/>
            <w:lang w:eastAsia="en-IN"/>
          </w:rPr>
          <w:t xml:space="preserve">AIMA </w:t>
        </w:r>
        <w:proofErr w:type="spellStart"/>
        <w:r w:rsidRPr="003B5263">
          <w:rPr>
            <w:rFonts w:ascii="Times New Roman" w:eastAsia="Times New Roman" w:hAnsi="Times New Roman" w:cs="Times New Roman"/>
            <w:color w:val="0000FF"/>
            <w:sz w:val="24"/>
            <w:szCs w:val="24"/>
            <w:u w:val="single"/>
            <w:lang w:eastAsia="en-IN"/>
          </w:rPr>
          <w:t>Colab</w:t>
        </w:r>
        <w:proofErr w:type="spellEnd"/>
        <w:r w:rsidRPr="003B5263">
          <w:rPr>
            <w:rFonts w:ascii="Times New Roman" w:eastAsia="Times New Roman" w:hAnsi="Times New Roman" w:cs="Times New Roman"/>
            <w:color w:val="0000FF"/>
            <w:sz w:val="24"/>
            <w:szCs w:val="24"/>
            <w:u w:val="single"/>
            <w:lang w:eastAsia="en-IN"/>
          </w:rPr>
          <w:t xml:space="preserve"> Notebooks</w:t>
        </w:r>
      </w:hyperlink>
    </w:p>
    <w:p w:rsidR="003B5263" w:rsidRPr="003B5263" w:rsidRDefault="003B5263" w:rsidP="003B52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Click “Open in </w:t>
      </w:r>
      <w:proofErr w:type="spellStart"/>
      <w:r w:rsidRPr="003B5263">
        <w:rPr>
          <w:rFonts w:ascii="Times New Roman" w:eastAsia="Times New Roman" w:hAnsi="Times New Roman" w:cs="Times New Roman"/>
          <w:sz w:val="24"/>
          <w:szCs w:val="24"/>
          <w:lang w:eastAsia="en-IN"/>
        </w:rPr>
        <w:t>Colab</w:t>
      </w:r>
      <w:proofErr w:type="spellEnd"/>
      <w:r w:rsidRPr="003B5263">
        <w:rPr>
          <w:rFonts w:ascii="Times New Roman" w:eastAsia="Times New Roman" w:hAnsi="Times New Roman" w:cs="Times New Roman"/>
          <w:sz w:val="24"/>
          <w:szCs w:val="24"/>
          <w:lang w:eastAsia="en-IN"/>
        </w:rPr>
        <w:t>”</w:t>
      </w:r>
    </w:p>
    <w:p w:rsidR="003B5263" w:rsidRPr="003B5263" w:rsidRDefault="003B5263" w:rsidP="003B52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Run the code blocks to interact with AI algorithms</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50"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263">
        <w:rPr>
          <w:rFonts w:ascii="Times New Roman" w:eastAsia="Times New Roman" w:hAnsi="Times New Roman" w:cs="Times New Roman"/>
          <w:b/>
          <w:bCs/>
          <w:sz w:val="27"/>
          <w:szCs w:val="27"/>
          <w:lang w:eastAsia="en-IN"/>
        </w:rPr>
        <w:t>🧠 Step 2: Try a Basic Search Problem</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Example: </w:t>
      </w:r>
      <w:r w:rsidRPr="003B5263">
        <w:rPr>
          <w:rFonts w:ascii="Times New Roman" w:eastAsia="Times New Roman" w:hAnsi="Times New Roman" w:cs="Times New Roman"/>
          <w:b/>
          <w:bCs/>
          <w:sz w:val="24"/>
          <w:szCs w:val="24"/>
          <w:lang w:eastAsia="en-IN"/>
        </w:rPr>
        <w:t>Solving the 8-puzzle with A* search</w:t>
      </w:r>
    </w:p>
    <w:p w:rsidR="003B5263" w:rsidRPr="003B5263" w:rsidRDefault="003B5263" w:rsidP="003B52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B5263">
        <w:rPr>
          <w:rFonts w:ascii="Times New Roman" w:eastAsia="Times New Roman" w:hAnsi="Times New Roman" w:cs="Times New Roman"/>
          <w:b/>
          <w:bCs/>
          <w:sz w:val="24"/>
          <w:szCs w:val="24"/>
          <w:lang w:eastAsia="en-IN"/>
        </w:rPr>
        <w:t>Sample code: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python</w:t>
      </w:r>
      <w:proofErr w:type="gram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5263">
        <w:rPr>
          <w:rFonts w:ascii="Courier New" w:eastAsia="Times New Roman" w:hAnsi="Courier New" w:cs="Courier New"/>
          <w:sz w:val="20"/>
          <w:szCs w:val="20"/>
          <w:lang w:eastAsia="en-IN"/>
        </w:rPr>
        <w:t>CopyEdit</w:t>
      </w:r>
      <w:proofErr w:type="spell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from</w:t>
      </w:r>
      <w:proofErr w:type="gramEnd"/>
      <w:r w:rsidRPr="003B5263">
        <w:rPr>
          <w:rFonts w:ascii="Courier New" w:eastAsia="Times New Roman" w:hAnsi="Courier New" w:cs="Courier New"/>
          <w:sz w:val="20"/>
          <w:szCs w:val="20"/>
          <w:lang w:eastAsia="en-IN"/>
        </w:rPr>
        <w:t xml:space="preserve"> search import *</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Define the goal state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goal</w:t>
      </w:r>
      <w:proofErr w:type="gramEnd"/>
      <w:r w:rsidRPr="003B5263">
        <w:rPr>
          <w:rFonts w:ascii="Courier New" w:eastAsia="Times New Roman" w:hAnsi="Courier New" w:cs="Courier New"/>
          <w:sz w:val="20"/>
          <w:szCs w:val="20"/>
          <w:lang w:eastAsia="en-IN"/>
        </w:rPr>
        <w:t xml:space="preserve"> = [[1,2,3], [4,5,6], [7,8,0]]</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Create initial state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initial</w:t>
      </w:r>
      <w:proofErr w:type="gramEnd"/>
      <w:r w:rsidRPr="003B5263">
        <w:rPr>
          <w:rFonts w:ascii="Courier New" w:eastAsia="Times New Roman" w:hAnsi="Courier New" w:cs="Courier New"/>
          <w:sz w:val="20"/>
          <w:szCs w:val="20"/>
          <w:lang w:eastAsia="en-IN"/>
        </w:rPr>
        <w:t xml:space="preserve"> = [[1,2,3], [4,5,6], [0,7,8]]</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Use AIMA's </w:t>
      </w:r>
      <w:proofErr w:type="spellStart"/>
      <w:r w:rsidRPr="003B5263">
        <w:rPr>
          <w:rFonts w:ascii="Courier New" w:eastAsia="Times New Roman" w:hAnsi="Courier New" w:cs="Courier New"/>
          <w:sz w:val="20"/>
          <w:szCs w:val="20"/>
          <w:lang w:eastAsia="en-IN"/>
        </w:rPr>
        <w:t>EightPuzzle</w:t>
      </w:r>
      <w:proofErr w:type="spellEnd"/>
      <w:r w:rsidRPr="003B5263">
        <w:rPr>
          <w:rFonts w:ascii="Courier New" w:eastAsia="Times New Roman" w:hAnsi="Courier New" w:cs="Courier New"/>
          <w:sz w:val="20"/>
          <w:szCs w:val="20"/>
          <w:lang w:eastAsia="en-IN"/>
        </w:rPr>
        <w:t xml:space="preserve"> class</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puzzle</w:t>
      </w:r>
      <w:proofErr w:type="gramEnd"/>
      <w:r w:rsidRPr="003B5263">
        <w:rPr>
          <w:rFonts w:ascii="Courier New" w:eastAsia="Times New Roman" w:hAnsi="Courier New" w:cs="Courier New"/>
          <w:sz w:val="20"/>
          <w:szCs w:val="20"/>
          <w:lang w:eastAsia="en-IN"/>
        </w:rPr>
        <w:t xml:space="preserve"> = </w:t>
      </w:r>
      <w:proofErr w:type="spellStart"/>
      <w:r w:rsidRPr="003B5263">
        <w:rPr>
          <w:rFonts w:ascii="Courier New" w:eastAsia="Times New Roman" w:hAnsi="Courier New" w:cs="Courier New"/>
          <w:sz w:val="20"/>
          <w:szCs w:val="20"/>
          <w:lang w:eastAsia="en-IN"/>
        </w:rPr>
        <w:t>EightPuzzle</w:t>
      </w:r>
      <w:proofErr w:type="spellEnd"/>
      <w:r w:rsidRPr="003B5263">
        <w:rPr>
          <w:rFonts w:ascii="Courier New" w:eastAsia="Times New Roman" w:hAnsi="Courier New" w:cs="Courier New"/>
          <w:sz w:val="20"/>
          <w:szCs w:val="20"/>
          <w:lang w:eastAsia="en-IN"/>
        </w:rPr>
        <w:t>(tuple(initial))</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Solve using A*</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result</w:t>
      </w:r>
      <w:proofErr w:type="gramEnd"/>
      <w:r w:rsidRPr="003B5263">
        <w:rPr>
          <w:rFonts w:ascii="Courier New" w:eastAsia="Times New Roman" w:hAnsi="Courier New" w:cs="Courier New"/>
          <w:sz w:val="20"/>
          <w:szCs w:val="20"/>
          <w:lang w:eastAsia="en-IN"/>
        </w:rPr>
        <w:t xml:space="preserve"> = </w:t>
      </w:r>
      <w:proofErr w:type="spellStart"/>
      <w:r w:rsidRPr="003B5263">
        <w:rPr>
          <w:rFonts w:ascii="Courier New" w:eastAsia="Times New Roman" w:hAnsi="Courier New" w:cs="Courier New"/>
          <w:sz w:val="20"/>
          <w:szCs w:val="20"/>
          <w:lang w:eastAsia="en-IN"/>
        </w:rPr>
        <w:t>astar_search</w:t>
      </w:r>
      <w:proofErr w:type="spellEnd"/>
      <w:r w:rsidRPr="003B5263">
        <w:rPr>
          <w:rFonts w:ascii="Courier New" w:eastAsia="Times New Roman" w:hAnsi="Courier New" w:cs="Courier New"/>
          <w:sz w:val="20"/>
          <w:szCs w:val="20"/>
          <w:lang w:eastAsia="en-IN"/>
        </w:rPr>
        <w:t>(puzzle)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Print solution steps</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for</w:t>
      </w:r>
      <w:proofErr w:type="gramEnd"/>
      <w:r w:rsidRPr="003B5263">
        <w:rPr>
          <w:rFonts w:ascii="Courier New" w:eastAsia="Times New Roman" w:hAnsi="Courier New" w:cs="Courier New"/>
          <w:sz w:val="20"/>
          <w:szCs w:val="20"/>
          <w:lang w:eastAsia="en-IN"/>
        </w:rPr>
        <w:t xml:space="preserve"> action, state in </w:t>
      </w:r>
      <w:proofErr w:type="spellStart"/>
      <w:r w:rsidRPr="003B5263">
        <w:rPr>
          <w:rFonts w:ascii="Courier New" w:eastAsia="Times New Roman" w:hAnsi="Courier New" w:cs="Courier New"/>
          <w:sz w:val="20"/>
          <w:szCs w:val="20"/>
          <w:lang w:eastAsia="en-IN"/>
        </w:rPr>
        <w:t>result.path</w:t>
      </w:r>
      <w:proofErr w:type="spellEnd"/>
      <w:r w:rsidRPr="003B5263">
        <w:rPr>
          <w:rFonts w:ascii="Courier New" w:eastAsia="Times New Roman" w:hAnsi="Courier New" w:cs="Courier New"/>
          <w:sz w:val="20"/>
          <w:szCs w:val="20"/>
          <w:lang w:eastAsia="en-IN"/>
        </w:rPr>
        <w:t>():</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gramStart"/>
      <w:r w:rsidRPr="003B5263">
        <w:rPr>
          <w:rFonts w:ascii="Courier New" w:eastAsia="Times New Roman" w:hAnsi="Courier New" w:cs="Courier New"/>
          <w:sz w:val="20"/>
          <w:szCs w:val="20"/>
          <w:lang w:eastAsia="en-IN"/>
        </w:rPr>
        <w:t>print(</w:t>
      </w:r>
      <w:proofErr w:type="spellStart"/>
      <w:proofErr w:type="gramEnd"/>
      <w:r w:rsidRPr="003B5263">
        <w:rPr>
          <w:rFonts w:ascii="Courier New" w:eastAsia="Times New Roman" w:hAnsi="Courier New" w:cs="Courier New"/>
          <w:sz w:val="20"/>
          <w:szCs w:val="20"/>
          <w:lang w:eastAsia="en-IN"/>
        </w:rPr>
        <w:t>f"Action</w:t>
      </w:r>
      <w:proofErr w:type="spellEnd"/>
      <w:r w:rsidRPr="003B5263">
        <w:rPr>
          <w:rFonts w:ascii="Courier New" w:eastAsia="Times New Roman" w:hAnsi="Courier New" w:cs="Courier New"/>
          <w:sz w:val="20"/>
          <w:szCs w:val="20"/>
          <w:lang w:eastAsia="en-IN"/>
        </w:rPr>
        <w:t>: {action}, State:\n{state}")</w:t>
      </w:r>
    </w:p>
    <w:p w:rsidR="003B5263" w:rsidRPr="003B5263" w:rsidRDefault="003B5263" w:rsidP="003B5263">
      <w:pPr>
        <w:spacing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Make sure you run this inside the </w:t>
      </w:r>
      <w:proofErr w:type="spellStart"/>
      <w:r w:rsidRPr="003B5263">
        <w:rPr>
          <w:rFonts w:ascii="Courier New" w:eastAsia="Times New Roman" w:hAnsi="Courier New" w:cs="Courier New"/>
          <w:sz w:val="20"/>
          <w:szCs w:val="20"/>
          <w:lang w:eastAsia="en-IN"/>
        </w:rPr>
        <w:t>aima</w:t>
      </w:r>
      <w:proofErr w:type="spellEnd"/>
      <w:r w:rsidRPr="003B5263">
        <w:rPr>
          <w:rFonts w:ascii="Courier New" w:eastAsia="Times New Roman" w:hAnsi="Courier New" w:cs="Courier New"/>
          <w:sz w:val="20"/>
          <w:szCs w:val="20"/>
          <w:lang w:eastAsia="en-IN"/>
        </w:rPr>
        <w:t>-python</w:t>
      </w:r>
      <w:r w:rsidRPr="003B5263">
        <w:rPr>
          <w:rFonts w:ascii="Times New Roman" w:eastAsia="Times New Roman" w:hAnsi="Times New Roman" w:cs="Times New Roman"/>
          <w:sz w:val="24"/>
          <w:szCs w:val="24"/>
          <w:lang w:eastAsia="en-IN"/>
        </w:rPr>
        <w:t xml:space="preserve"> folder or use a </w:t>
      </w:r>
      <w:proofErr w:type="spellStart"/>
      <w:r w:rsidRPr="003B5263">
        <w:rPr>
          <w:rFonts w:ascii="Times New Roman" w:eastAsia="Times New Roman" w:hAnsi="Times New Roman" w:cs="Times New Roman"/>
          <w:sz w:val="24"/>
          <w:szCs w:val="24"/>
          <w:lang w:eastAsia="en-IN"/>
        </w:rPr>
        <w:t>Colab</w:t>
      </w:r>
      <w:proofErr w:type="spellEnd"/>
      <w:r w:rsidRPr="003B5263">
        <w:rPr>
          <w:rFonts w:ascii="Times New Roman" w:eastAsia="Times New Roman" w:hAnsi="Times New Roman" w:cs="Times New Roman"/>
          <w:sz w:val="24"/>
          <w:szCs w:val="24"/>
          <w:lang w:eastAsia="en-IN"/>
        </w:rPr>
        <w:t xml:space="preserve"> notebook.</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51"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263">
        <w:rPr>
          <w:rFonts w:ascii="Times New Roman" w:eastAsia="Times New Roman" w:hAnsi="Times New Roman" w:cs="Times New Roman"/>
          <w:b/>
          <w:bCs/>
          <w:sz w:val="27"/>
          <w:szCs w:val="27"/>
          <w:lang w:eastAsia="en-IN"/>
        </w:rPr>
        <w:t>🧪 Step 3: Try a Custom Search Problem (Like a Maze)</w: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You can define your own state spaces using the </w:t>
      </w:r>
      <w:r w:rsidRPr="003B5263">
        <w:rPr>
          <w:rFonts w:ascii="Courier New" w:eastAsia="Times New Roman" w:hAnsi="Courier New" w:cs="Courier New"/>
          <w:sz w:val="20"/>
          <w:szCs w:val="20"/>
          <w:lang w:eastAsia="en-IN"/>
        </w:rPr>
        <w:t>Problem</w:t>
      </w:r>
      <w:r w:rsidRPr="003B5263">
        <w:rPr>
          <w:rFonts w:ascii="Times New Roman" w:eastAsia="Times New Roman" w:hAnsi="Times New Roman" w:cs="Times New Roman"/>
          <w:sz w:val="24"/>
          <w:szCs w:val="24"/>
          <w:lang w:eastAsia="en-IN"/>
        </w:rPr>
        <w:t xml:space="preserve"> class:</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python</w:t>
      </w:r>
      <w:proofErr w:type="gram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5263">
        <w:rPr>
          <w:rFonts w:ascii="Courier New" w:eastAsia="Times New Roman" w:hAnsi="Courier New" w:cs="Courier New"/>
          <w:sz w:val="20"/>
          <w:szCs w:val="20"/>
          <w:lang w:eastAsia="en-IN"/>
        </w:rPr>
        <w:t>CopyEdit</w:t>
      </w:r>
      <w:proofErr w:type="spell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class</w:t>
      </w:r>
      <w:proofErr w:type="gramEnd"/>
      <w:r w:rsidRPr="003B5263">
        <w:rPr>
          <w:rFonts w:ascii="Courier New" w:eastAsia="Times New Roman" w:hAnsi="Courier New" w:cs="Courier New"/>
          <w:sz w:val="20"/>
          <w:szCs w:val="20"/>
          <w:lang w:eastAsia="en-IN"/>
        </w:rPr>
        <w:t xml:space="preserve"> </w:t>
      </w:r>
      <w:proofErr w:type="spellStart"/>
      <w:r w:rsidRPr="003B5263">
        <w:rPr>
          <w:rFonts w:ascii="Courier New" w:eastAsia="Times New Roman" w:hAnsi="Courier New" w:cs="Courier New"/>
          <w:sz w:val="20"/>
          <w:szCs w:val="20"/>
          <w:lang w:eastAsia="en-IN"/>
        </w:rPr>
        <w:t>SimpleMaze</w:t>
      </w:r>
      <w:proofErr w:type="spellEnd"/>
      <w:r w:rsidRPr="003B5263">
        <w:rPr>
          <w:rFonts w:ascii="Courier New" w:eastAsia="Times New Roman" w:hAnsi="Courier New" w:cs="Courier New"/>
          <w:sz w:val="20"/>
          <w:szCs w:val="20"/>
          <w:lang w:eastAsia="en-IN"/>
        </w:rPr>
        <w:t>(Problem):</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spellStart"/>
      <w:proofErr w:type="gramStart"/>
      <w:r w:rsidRPr="003B5263">
        <w:rPr>
          <w:rFonts w:ascii="Courier New" w:eastAsia="Times New Roman" w:hAnsi="Courier New" w:cs="Courier New"/>
          <w:sz w:val="20"/>
          <w:szCs w:val="20"/>
          <w:lang w:eastAsia="en-IN"/>
        </w:rPr>
        <w:t>def</w:t>
      </w:r>
      <w:proofErr w:type="spellEnd"/>
      <w:proofErr w:type="gramEnd"/>
      <w:r w:rsidRPr="003B5263">
        <w:rPr>
          <w:rFonts w:ascii="Courier New" w:eastAsia="Times New Roman" w:hAnsi="Courier New" w:cs="Courier New"/>
          <w:sz w:val="20"/>
          <w:szCs w:val="20"/>
          <w:lang w:eastAsia="en-IN"/>
        </w:rPr>
        <w:t xml:space="preserve"> __</w:t>
      </w:r>
      <w:proofErr w:type="spellStart"/>
      <w:r w:rsidRPr="003B5263">
        <w:rPr>
          <w:rFonts w:ascii="Courier New" w:eastAsia="Times New Roman" w:hAnsi="Courier New" w:cs="Courier New"/>
          <w:sz w:val="20"/>
          <w:szCs w:val="20"/>
          <w:lang w:eastAsia="en-IN"/>
        </w:rPr>
        <w:t>init</w:t>
      </w:r>
      <w:proofErr w:type="spellEnd"/>
      <w:r w:rsidRPr="003B5263">
        <w:rPr>
          <w:rFonts w:ascii="Courier New" w:eastAsia="Times New Roman" w:hAnsi="Courier New" w:cs="Courier New"/>
          <w:sz w:val="20"/>
          <w:szCs w:val="20"/>
          <w:lang w:eastAsia="en-IN"/>
        </w:rPr>
        <w:t>__(self, initial, goal):</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gramStart"/>
      <w:r w:rsidRPr="003B5263">
        <w:rPr>
          <w:rFonts w:ascii="Courier New" w:eastAsia="Times New Roman" w:hAnsi="Courier New" w:cs="Courier New"/>
          <w:sz w:val="20"/>
          <w:szCs w:val="20"/>
          <w:lang w:eastAsia="en-IN"/>
        </w:rPr>
        <w:t>super(</w:t>
      </w:r>
      <w:proofErr w:type="gramEnd"/>
      <w:r w:rsidRPr="003B5263">
        <w:rPr>
          <w:rFonts w:ascii="Courier New" w:eastAsia="Times New Roman" w:hAnsi="Courier New" w:cs="Courier New"/>
          <w:sz w:val="20"/>
          <w:szCs w:val="20"/>
          <w:lang w:eastAsia="en-IN"/>
        </w:rPr>
        <w:t>).__</w:t>
      </w:r>
      <w:proofErr w:type="spellStart"/>
      <w:r w:rsidRPr="003B5263">
        <w:rPr>
          <w:rFonts w:ascii="Courier New" w:eastAsia="Times New Roman" w:hAnsi="Courier New" w:cs="Courier New"/>
          <w:sz w:val="20"/>
          <w:szCs w:val="20"/>
          <w:lang w:eastAsia="en-IN"/>
        </w:rPr>
        <w:t>init</w:t>
      </w:r>
      <w:proofErr w:type="spellEnd"/>
      <w:r w:rsidRPr="003B5263">
        <w:rPr>
          <w:rFonts w:ascii="Courier New" w:eastAsia="Times New Roman" w:hAnsi="Courier New" w:cs="Courier New"/>
          <w:sz w:val="20"/>
          <w:szCs w:val="20"/>
          <w:lang w:eastAsia="en-IN"/>
        </w:rPr>
        <w:t>__(initial, goal)</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spellStart"/>
      <w:proofErr w:type="gramStart"/>
      <w:r w:rsidRPr="003B5263">
        <w:rPr>
          <w:rFonts w:ascii="Courier New" w:eastAsia="Times New Roman" w:hAnsi="Courier New" w:cs="Courier New"/>
          <w:sz w:val="20"/>
          <w:szCs w:val="20"/>
          <w:lang w:eastAsia="en-IN"/>
        </w:rPr>
        <w:t>def</w:t>
      </w:r>
      <w:proofErr w:type="spellEnd"/>
      <w:proofErr w:type="gramEnd"/>
      <w:r w:rsidRPr="003B5263">
        <w:rPr>
          <w:rFonts w:ascii="Courier New" w:eastAsia="Times New Roman" w:hAnsi="Courier New" w:cs="Courier New"/>
          <w:sz w:val="20"/>
          <w:szCs w:val="20"/>
          <w:lang w:eastAsia="en-IN"/>
        </w:rPr>
        <w:t xml:space="preserve"> actions(self, state):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 Return possible moves (up, down, left, right)</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spellStart"/>
      <w:proofErr w:type="gramStart"/>
      <w:r w:rsidRPr="003B5263">
        <w:rPr>
          <w:rFonts w:ascii="Courier New" w:eastAsia="Times New Roman" w:hAnsi="Courier New" w:cs="Courier New"/>
          <w:sz w:val="20"/>
          <w:szCs w:val="20"/>
          <w:lang w:eastAsia="en-IN"/>
        </w:rPr>
        <w:t>def</w:t>
      </w:r>
      <w:proofErr w:type="spellEnd"/>
      <w:proofErr w:type="gramEnd"/>
      <w:r w:rsidRPr="003B5263">
        <w:rPr>
          <w:rFonts w:ascii="Courier New" w:eastAsia="Times New Roman" w:hAnsi="Courier New" w:cs="Courier New"/>
          <w:sz w:val="20"/>
          <w:szCs w:val="20"/>
          <w:lang w:eastAsia="en-IN"/>
        </w:rPr>
        <w:t xml:space="preserve"> result(self, state, action):</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 Return new state after action</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spellStart"/>
      <w:proofErr w:type="gramStart"/>
      <w:r w:rsidRPr="003B5263">
        <w:rPr>
          <w:rFonts w:ascii="Courier New" w:eastAsia="Times New Roman" w:hAnsi="Courier New" w:cs="Courier New"/>
          <w:sz w:val="20"/>
          <w:szCs w:val="20"/>
          <w:lang w:eastAsia="en-IN"/>
        </w:rPr>
        <w:t>def</w:t>
      </w:r>
      <w:proofErr w:type="spellEnd"/>
      <w:proofErr w:type="gramEnd"/>
      <w:r w:rsidRPr="003B5263">
        <w:rPr>
          <w:rFonts w:ascii="Courier New" w:eastAsia="Times New Roman" w:hAnsi="Courier New" w:cs="Courier New"/>
          <w:sz w:val="20"/>
          <w:szCs w:val="20"/>
          <w:lang w:eastAsia="en-IN"/>
        </w:rPr>
        <w:t xml:space="preserve"> </w:t>
      </w:r>
      <w:proofErr w:type="spellStart"/>
      <w:r w:rsidRPr="003B5263">
        <w:rPr>
          <w:rFonts w:ascii="Courier New" w:eastAsia="Times New Roman" w:hAnsi="Courier New" w:cs="Courier New"/>
          <w:sz w:val="20"/>
          <w:szCs w:val="20"/>
          <w:lang w:eastAsia="en-IN"/>
        </w:rPr>
        <w:t>goal_test</w:t>
      </w:r>
      <w:proofErr w:type="spellEnd"/>
      <w:r w:rsidRPr="003B5263">
        <w:rPr>
          <w:rFonts w:ascii="Courier New" w:eastAsia="Times New Roman" w:hAnsi="Courier New" w:cs="Courier New"/>
          <w:sz w:val="20"/>
          <w:szCs w:val="20"/>
          <w:lang w:eastAsia="en-IN"/>
        </w:rPr>
        <w:t>(self, state):</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263">
        <w:rPr>
          <w:rFonts w:ascii="Courier New" w:eastAsia="Times New Roman" w:hAnsi="Courier New" w:cs="Courier New"/>
          <w:sz w:val="20"/>
          <w:szCs w:val="20"/>
          <w:lang w:eastAsia="en-IN"/>
        </w:rPr>
        <w:t xml:space="preserve">        </w:t>
      </w:r>
      <w:proofErr w:type="gramStart"/>
      <w:r w:rsidRPr="003B5263">
        <w:rPr>
          <w:rFonts w:ascii="Courier New" w:eastAsia="Times New Roman" w:hAnsi="Courier New" w:cs="Courier New"/>
          <w:sz w:val="20"/>
          <w:szCs w:val="20"/>
          <w:lang w:eastAsia="en-IN"/>
        </w:rPr>
        <w:t>return</w:t>
      </w:r>
      <w:proofErr w:type="gramEnd"/>
      <w:r w:rsidRPr="003B5263">
        <w:rPr>
          <w:rFonts w:ascii="Courier New" w:eastAsia="Times New Roman" w:hAnsi="Courier New" w:cs="Courier New"/>
          <w:sz w:val="20"/>
          <w:szCs w:val="20"/>
          <w:lang w:eastAsia="en-IN"/>
        </w:rPr>
        <w:t xml:space="preserve"> state == </w:t>
      </w:r>
      <w:proofErr w:type="spellStart"/>
      <w:r w:rsidRPr="003B5263">
        <w:rPr>
          <w:rFonts w:ascii="Courier New" w:eastAsia="Times New Roman" w:hAnsi="Courier New" w:cs="Courier New"/>
          <w:sz w:val="20"/>
          <w:szCs w:val="20"/>
          <w:lang w:eastAsia="en-IN"/>
        </w:rPr>
        <w:t>self.goal</w:t>
      </w:r>
      <w:proofErr w:type="spellEnd"/>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Then solve it:</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python</w:t>
      </w:r>
      <w:proofErr w:type="gram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B5263">
        <w:rPr>
          <w:rFonts w:ascii="Courier New" w:eastAsia="Times New Roman" w:hAnsi="Courier New" w:cs="Courier New"/>
          <w:sz w:val="20"/>
          <w:szCs w:val="20"/>
          <w:lang w:eastAsia="en-IN"/>
        </w:rPr>
        <w:t>CopyEdit</w:t>
      </w:r>
      <w:proofErr w:type="spellEnd"/>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problem</w:t>
      </w:r>
      <w:proofErr w:type="gramEnd"/>
      <w:r w:rsidRPr="003B5263">
        <w:rPr>
          <w:rFonts w:ascii="Courier New" w:eastAsia="Times New Roman" w:hAnsi="Courier New" w:cs="Courier New"/>
          <w:sz w:val="20"/>
          <w:szCs w:val="20"/>
          <w:lang w:eastAsia="en-IN"/>
        </w:rPr>
        <w:t xml:space="preserve"> = </w:t>
      </w:r>
      <w:proofErr w:type="spellStart"/>
      <w:r w:rsidRPr="003B5263">
        <w:rPr>
          <w:rFonts w:ascii="Courier New" w:eastAsia="Times New Roman" w:hAnsi="Courier New" w:cs="Courier New"/>
          <w:sz w:val="20"/>
          <w:szCs w:val="20"/>
          <w:lang w:eastAsia="en-IN"/>
        </w:rPr>
        <w:t>SimpleMaze</w:t>
      </w:r>
      <w:proofErr w:type="spellEnd"/>
      <w:r w:rsidRPr="003B5263">
        <w:rPr>
          <w:rFonts w:ascii="Courier New" w:eastAsia="Times New Roman" w:hAnsi="Courier New" w:cs="Courier New"/>
          <w:sz w:val="20"/>
          <w:szCs w:val="20"/>
          <w:lang w:eastAsia="en-IN"/>
        </w:rPr>
        <w:t>((0,0), (4,4))</w:t>
      </w:r>
    </w:p>
    <w:p w:rsidR="003B5263" w:rsidRPr="003B5263" w:rsidRDefault="003B5263" w:rsidP="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B5263">
        <w:rPr>
          <w:rFonts w:ascii="Courier New" w:eastAsia="Times New Roman" w:hAnsi="Courier New" w:cs="Courier New"/>
          <w:sz w:val="20"/>
          <w:szCs w:val="20"/>
          <w:lang w:eastAsia="en-IN"/>
        </w:rPr>
        <w:t>result</w:t>
      </w:r>
      <w:proofErr w:type="gramEnd"/>
      <w:r w:rsidRPr="003B5263">
        <w:rPr>
          <w:rFonts w:ascii="Courier New" w:eastAsia="Times New Roman" w:hAnsi="Courier New" w:cs="Courier New"/>
          <w:sz w:val="20"/>
          <w:szCs w:val="20"/>
          <w:lang w:eastAsia="en-IN"/>
        </w:rPr>
        <w:t xml:space="preserve"> = </w:t>
      </w:r>
      <w:proofErr w:type="spellStart"/>
      <w:r w:rsidRPr="003B5263">
        <w:rPr>
          <w:rFonts w:ascii="Courier New" w:eastAsia="Times New Roman" w:hAnsi="Courier New" w:cs="Courier New"/>
          <w:sz w:val="20"/>
          <w:szCs w:val="20"/>
          <w:lang w:eastAsia="en-IN"/>
        </w:rPr>
        <w:t>astar_search</w:t>
      </w:r>
      <w:proofErr w:type="spellEnd"/>
      <w:r w:rsidRPr="003B5263">
        <w:rPr>
          <w:rFonts w:ascii="Courier New" w:eastAsia="Times New Roman" w:hAnsi="Courier New" w:cs="Courier New"/>
          <w:sz w:val="20"/>
          <w:szCs w:val="20"/>
          <w:lang w:eastAsia="en-IN"/>
        </w:rPr>
        <w:t>(problem)</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52" style="width:0;height:1.5pt" o:hralign="center" o:hrstd="t" o:hr="t" fillcolor="#a0a0a0" stroked="f"/>
        </w:pict>
      </w:r>
    </w:p>
    <w:p w:rsidR="003B5263" w:rsidRPr="003B5263" w:rsidRDefault="003B5263" w:rsidP="003B52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263">
        <w:rPr>
          <w:rFonts w:ascii="Times New Roman" w:eastAsia="Times New Roman" w:hAnsi="Times New Roman" w:cs="Times New Roman"/>
          <w:b/>
          <w:bCs/>
          <w:sz w:val="27"/>
          <w:szCs w:val="27"/>
          <w:lang w:eastAsia="en-IN"/>
        </w:rPr>
        <w:t>🧩 Try These Exercises</w:t>
      </w:r>
    </w:p>
    <w:p w:rsidR="003B5263" w:rsidRPr="003B5263" w:rsidRDefault="003B5263" w:rsidP="003B5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Solve the </w:t>
      </w:r>
      <w:r w:rsidRPr="003B5263">
        <w:rPr>
          <w:rFonts w:ascii="Times New Roman" w:eastAsia="Times New Roman" w:hAnsi="Times New Roman" w:cs="Times New Roman"/>
          <w:b/>
          <w:bCs/>
          <w:sz w:val="24"/>
          <w:szCs w:val="24"/>
          <w:lang w:eastAsia="en-IN"/>
        </w:rPr>
        <w:t>Missionaries and Cannibals</w:t>
      </w:r>
      <w:r w:rsidRPr="003B5263">
        <w:rPr>
          <w:rFonts w:ascii="Times New Roman" w:eastAsia="Times New Roman" w:hAnsi="Times New Roman" w:cs="Times New Roman"/>
          <w:sz w:val="24"/>
          <w:szCs w:val="24"/>
          <w:lang w:eastAsia="en-IN"/>
        </w:rPr>
        <w:t xml:space="preserve"> using BFS</w:t>
      </w:r>
    </w:p>
    <w:p w:rsidR="003B5263" w:rsidRPr="003B5263" w:rsidRDefault="003B5263" w:rsidP="003B5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Modify heuristics for </w:t>
      </w:r>
      <w:r w:rsidRPr="003B5263">
        <w:rPr>
          <w:rFonts w:ascii="Times New Roman" w:eastAsia="Times New Roman" w:hAnsi="Times New Roman" w:cs="Times New Roman"/>
          <w:b/>
          <w:bCs/>
          <w:sz w:val="24"/>
          <w:szCs w:val="24"/>
          <w:lang w:eastAsia="en-IN"/>
        </w:rPr>
        <w:t>8-puzzle</w:t>
      </w:r>
      <w:r w:rsidRPr="003B5263">
        <w:rPr>
          <w:rFonts w:ascii="Times New Roman" w:eastAsia="Times New Roman" w:hAnsi="Times New Roman" w:cs="Times New Roman"/>
          <w:sz w:val="24"/>
          <w:szCs w:val="24"/>
          <w:lang w:eastAsia="en-IN"/>
        </w:rPr>
        <w:t xml:space="preserve"> and compare performance</w:t>
      </w:r>
    </w:p>
    <w:p w:rsidR="003B5263" w:rsidRPr="003B5263" w:rsidRDefault="003B5263" w:rsidP="003B5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Implement a </w:t>
      </w:r>
      <w:r w:rsidRPr="003B5263">
        <w:rPr>
          <w:rFonts w:ascii="Times New Roman" w:eastAsia="Times New Roman" w:hAnsi="Times New Roman" w:cs="Times New Roman"/>
          <w:b/>
          <w:bCs/>
          <w:sz w:val="24"/>
          <w:szCs w:val="24"/>
          <w:lang w:eastAsia="en-IN"/>
        </w:rPr>
        <w:t>maze navigation</w:t>
      </w:r>
      <w:r w:rsidRPr="003B5263">
        <w:rPr>
          <w:rFonts w:ascii="Times New Roman" w:eastAsia="Times New Roman" w:hAnsi="Times New Roman" w:cs="Times New Roman"/>
          <w:sz w:val="24"/>
          <w:szCs w:val="24"/>
          <w:lang w:eastAsia="en-IN"/>
        </w:rPr>
        <w:t xml:space="preserve"> using DFS and A*</w:t>
      </w:r>
    </w:p>
    <w:p w:rsidR="003B5263" w:rsidRPr="003B5263" w:rsidRDefault="003B5263" w:rsidP="003B5263">
      <w:pPr>
        <w:spacing w:after="0"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pict>
          <v:rect id="_x0000_i1053" style="width:0;height:1.5pt" o:hralign="center" o:hrstd="t" o:hr="t" fillcolor="#a0a0a0" stroked="f"/>
        </w:pict>
      </w:r>
    </w:p>
    <w:p w:rsidR="003B5263" w:rsidRPr="003B5263" w:rsidRDefault="003B5263" w:rsidP="003B5263">
      <w:pPr>
        <w:spacing w:before="100" w:beforeAutospacing="1" w:after="100" w:afterAutospacing="1" w:line="240" w:lineRule="auto"/>
        <w:rPr>
          <w:rFonts w:ascii="Times New Roman" w:eastAsia="Times New Roman" w:hAnsi="Times New Roman" w:cs="Times New Roman"/>
          <w:sz w:val="24"/>
          <w:szCs w:val="24"/>
          <w:lang w:eastAsia="en-IN"/>
        </w:rPr>
      </w:pPr>
      <w:r w:rsidRPr="003B5263">
        <w:rPr>
          <w:rFonts w:ascii="Times New Roman" w:eastAsia="Times New Roman" w:hAnsi="Times New Roman" w:cs="Times New Roman"/>
          <w:sz w:val="24"/>
          <w:szCs w:val="24"/>
          <w:lang w:eastAsia="en-IN"/>
        </w:rPr>
        <w:t xml:space="preserve">Would you like help with any specific example (e.g., Maze solver, 8-puzzle, Missionaries and Cannibals) or prefer using </w:t>
      </w:r>
      <w:r w:rsidRPr="003B5263">
        <w:rPr>
          <w:rFonts w:ascii="Times New Roman" w:eastAsia="Times New Roman" w:hAnsi="Times New Roman" w:cs="Times New Roman"/>
          <w:b/>
          <w:bCs/>
          <w:sz w:val="24"/>
          <w:szCs w:val="24"/>
          <w:lang w:eastAsia="en-IN"/>
        </w:rPr>
        <w:t xml:space="preserve">Google </w:t>
      </w:r>
      <w:proofErr w:type="spellStart"/>
      <w:r w:rsidRPr="003B5263">
        <w:rPr>
          <w:rFonts w:ascii="Times New Roman" w:eastAsia="Times New Roman" w:hAnsi="Times New Roman" w:cs="Times New Roman"/>
          <w:b/>
          <w:bCs/>
          <w:sz w:val="24"/>
          <w:szCs w:val="24"/>
          <w:lang w:eastAsia="en-IN"/>
        </w:rPr>
        <w:t>Colab</w:t>
      </w:r>
      <w:proofErr w:type="spellEnd"/>
      <w:r w:rsidRPr="003B5263">
        <w:rPr>
          <w:rFonts w:ascii="Times New Roman" w:eastAsia="Times New Roman" w:hAnsi="Times New Roman" w:cs="Times New Roman"/>
          <w:sz w:val="24"/>
          <w:szCs w:val="24"/>
          <w:lang w:eastAsia="en-IN"/>
        </w:rPr>
        <w:t xml:space="preserve"> to avoid installation?</w:t>
      </w:r>
    </w:p>
    <w:p w:rsidR="003B5263" w:rsidRDefault="003B5263" w:rsidP="003B5263">
      <w:pPr>
        <w:pStyle w:val="Heading2"/>
      </w:pPr>
      <w:proofErr w:type="spellStart"/>
      <w:proofErr w:type="gramStart"/>
      <w:r>
        <w:rPr>
          <w:rStyle w:val="Strong"/>
          <w:b/>
          <w:bCs/>
        </w:rPr>
        <w:t>tep</w:t>
      </w:r>
      <w:proofErr w:type="spellEnd"/>
      <w:r>
        <w:rPr>
          <w:rStyle w:val="Strong"/>
          <w:b/>
          <w:bCs/>
        </w:rPr>
        <w:t>-by-Step</w:t>
      </w:r>
      <w:proofErr w:type="gramEnd"/>
      <w:r>
        <w:rPr>
          <w:rStyle w:val="Strong"/>
          <w:b/>
          <w:bCs/>
        </w:rPr>
        <w:t xml:space="preserve"> Guide to Set Up and Use AIMA-Python</w:t>
      </w:r>
    </w:p>
    <w:p w:rsidR="003B5263" w:rsidRDefault="003B5263" w:rsidP="003B5263">
      <w:pPr>
        <w:pStyle w:val="Heading3"/>
      </w:pPr>
      <w:r>
        <w:lastRenderedPageBreak/>
        <w:t>🧰 Prerequisites</w:t>
      </w:r>
    </w:p>
    <w:p w:rsidR="003B5263" w:rsidRDefault="003B5263" w:rsidP="003B5263">
      <w:pPr>
        <w:pStyle w:val="NormalWeb"/>
      </w:pPr>
      <w:r>
        <w:t>You’ll need:</w:t>
      </w:r>
    </w:p>
    <w:p w:rsidR="003B5263" w:rsidRDefault="003B5263" w:rsidP="003B5263">
      <w:pPr>
        <w:pStyle w:val="NormalWeb"/>
        <w:numPr>
          <w:ilvl w:val="0"/>
          <w:numId w:val="33"/>
        </w:numPr>
      </w:pPr>
      <w:r>
        <w:t>Python 3.x installed</w:t>
      </w:r>
    </w:p>
    <w:p w:rsidR="003B5263" w:rsidRDefault="003B5263" w:rsidP="003B5263">
      <w:pPr>
        <w:pStyle w:val="NormalWeb"/>
        <w:numPr>
          <w:ilvl w:val="0"/>
          <w:numId w:val="33"/>
        </w:numPr>
      </w:pPr>
      <w:r>
        <w:t>Git (optional, for cloning)</w:t>
      </w:r>
    </w:p>
    <w:p w:rsidR="003B5263" w:rsidRDefault="003B5263" w:rsidP="003B5263">
      <w:pPr>
        <w:pStyle w:val="NormalWeb"/>
        <w:numPr>
          <w:ilvl w:val="0"/>
          <w:numId w:val="33"/>
        </w:numPr>
      </w:pPr>
      <w:r>
        <w:t>Basic Python skills</w:t>
      </w:r>
    </w:p>
    <w:p w:rsidR="003B5263" w:rsidRDefault="003B5263" w:rsidP="003B5263">
      <w:r>
        <w:pict>
          <v:rect id="_x0000_i1054"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Step 1: Install AIMA-Python</w:t>
      </w:r>
    </w:p>
    <w:p w:rsidR="003B5263" w:rsidRDefault="003B5263" w:rsidP="003B5263">
      <w:pPr>
        <w:pStyle w:val="NormalWeb"/>
      </w:pPr>
      <w:r>
        <w:t>You can install it two ways:</w:t>
      </w:r>
    </w:p>
    <w:p w:rsidR="003B5263" w:rsidRDefault="003B5263" w:rsidP="003B5263">
      <w:pPr>
        <w:pStyle w:val="Heading4"/>
      </w:pPr>
      <w:r>
        <w:rPr>
          <w:rFonts w:ascii="Segoe UI Symbol" w:hAnsi="Segoe UI Symbol" w:cs="Segoe UI Symbol"/>
        </w:rPr>
        <w:t>📌</w:t>
      </w:r>
      <w:r>
        <w:t xml:space="preserve"> Option A: Using Git</w:t>
      </w:r>
    </w:p>
    <w:p w:rsidR="003B5263" w:rsidRDefault="003B5263" w:rsidP="003B5263">
      <w:pPr>
        <w:pStyle w:val="HTMLPreformatted"/>
      </w:pPr>
      <w:proofErr w:type="gramStart"/>
      <w:r>
        <w:t>bash</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git</w:t>
      </w:r>
      <w:proofErr w:type="gramEnd"/>
      <w:r>
        <w:rPr>
          <w:rStyle w:val="HTMLCode"/>
          <w:rFonts w:eastAsiaTheme="majorEastAsia"/>
        </w:rPr>
        <w:t xml:space="preserve"> </w:t>
      </w:r>
      <w:r>
        <w:rPr>
          <w:rStyle w:val="hljs-builtin"/>
        </w:rPr>
        <w:t>clone</w:t>
      </w:r>
      <w:r>
        <w:rPr>
          <w:rStyle w:val="HTMLCode"/>
          <w:rFonts w:eastAsiaTheme="majorEastAsia"/>
        </w:rPr>
        <w:t xml:space="preserve"> https://github.com/aimacode/aima-python.git</w:t>
      </w:r>
    </w:p>
    <w:p w:rsidR="003B5263" w:rsidRDefault="003B5263" w:rsidP="003B5263">
      <w:pPr>
        <w:pStyle w:val="HTMLPreformatted"/>
        <w:rPr>
          <w:rStyle w:val="HTMLCode"/>
          <w:rFonts w:eastAsiaTheme="majorEastAsia"/>
        </w:rPr>
      </w:pPr>
      <w:proofErr w:type="gramStart"/>
      <w:r>
        <w:rPr>
          <w:rStyle w:val="hljs-builtin"/>
        </w:rPr>
        <w:t>cd</w:t>
      </w:r>
      <w:proofErr w:type="gramEnd"/>
      <w:r>
        <w:rPr>
          <w:rStyle w:val="HTMLCode"/>
          <w:rFonts w:eastAsiaTheme="majorEastAsia"/>
        </w:rPr>
        <w:t xml:space="preserve">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roofErr w:type="gramStart"/>
      <w:r>
        <w:rPr>
          <w:rStyle w:val="HTMLCode"/>
          <w:rFonts w:eastAsiaTheme="majorEastAsia"/>
        </w:rPr>
        <w:t>pip</w:t>
      </w:r>
      <w:proofErr w:type="gramEnd"/>
      <w:r>
        <w:rPr>
          <w:rStyle w:val="HTMLCode"/>
          <w:rFonts w:eastAsiaTheme="majorEastAsia"/>
        </w:rPr>
        <w:t xml:space="preserve"> install -r requirements.txt</w:t>
      </w:r>
    </w:p>
    <w:p w:rsidR="003B5263" w:rsidRDefault="003B5263" w:rsidP="003B5263">
      <w:pPr>
        <w:pStyle w:val="Heading4"/>
      </w:pPr>
      <w:r>
        <w:rPr>
          <w:rFonts w:ascii="Segoe UI Symbol" w:hAnsi="Segoe UI Symbol" w:cs="Segoe UI Symbol"/>
        </w:rPr>
        <w:t>📌</w:t>
      </w:r>
      <w:r>
        <w:t xml:space="preserve"> Option B: Using Google </w:t>
      </w:r>
      <w:proofErr w:type="spellStart"/>
      <w:r>
        <w:t>Colab</w:t>
      </w:r>
      <w:proofErr w:type="spellEnd"/>
      <w:r>
        <w:t xml:space="preserve"> (No install needed)</w:t>
      </w:r>
    </w:p>
    <w:p w:rsidR="003B5263" w:rsidRDefault="003B5263" w:rsidP="003B5263">
      <w:pPr>
        <w:pStyle w:val="NormalWeb"/>
        <w:numPr>
          <w:ilvl w:val="0"/>
          <w:numId w:val="34"/>
        </w:numPr>
      </w:pPr>
      <w:r>
        <w:t xml:space="preserve">Open: </w:t>
      </w:r>
      <w:hyperlink r:id="rId25" w:tgtFrame="_new" w:history="1">
        <w:r>
          <w:rPr>
            <w:rStyle w:val="Hyperlink"/>
          </w:rPr>
          <w:t xml:space="preserve">AIMA </w:t>
        </w:r>
        <w:proofErr w:type="spellStart"/>
        <w:r>
          <w:rPr>
            <w:rStyle w:val="Hyperlink"/>
          </w:rPr>
          <w:t>Colab</w:t>
        </w:r>
        <w:proofErr w:type="spellEnd"/>
        <w:r>
          <w:rPr>
            <w:rStyle w:val="Hyperlink"/>
          </w:rPr>
          <w:t xml:space="preserve"> Notebooks</w:t>
        </w:r>
      </w:hyperlink>
    </w:p>
    <w:p w:rsidR="003B5263" w:rsidRDefault="003B5263" w:rsidP="003B5263">
      <w:pPr>
        <w:pStyle w:val="NormalWeb"/>
        <w:numPr>
          <w:ilvl w:val="0"/>
          <w:numId w:val="34"/>
        </w:numPr>
      </w:pPr>
      <w:r>
        <w:t xml:space="preserve">Click “Open in </w:t>
      </w:r>
      <w:proofErr w:type="spellStart"/>
      <w:r>
        <w:t>Colab</w:t>
      </w:r>
      <w:proofErr w:type="spellEnd"/>
      <w:r>
        <w:t>”</w:t>
      </w:r>
    </w:p>
    <w:p w:rsidR="003B5263" w:rsidRDefault="003B5263" w:rsidP="003B5263">
      <w:pPr>
        <w:pStyle w:val="NormalWeb"/>
        <w:numPr>
          <w:ilvl w:val="0"/>
          <w:numId w:val="34"/>
        </w:numPr>
      </w:pPr>
      <w:r>
        <w:t>Run the code blocks to interact with AI algorithms</w:t>
      </w:r>
    </w:p>
    <w:p w:rsidR="003B5263" w:rsidRDefault="003B5263" w:rsidP="003B5263">
      <w:r>
        <w:pict>
          <v:rect id="_x0000_i1055" style="width:0;height:1.5pt" o:hralign="center" o:hrstd="t" o:hr="t" fillcolor="#a0a0a0" stroked="f"/>
        </w:pict>
      </w:r>
    </w:p>
    <w:p w:rsidR="003B5263" w:rsidRDefault="003B5263" w:rsidP="003B5263">
      <w:pPr>
        <w:pStyle w:val="Heading3"/>
      </w:pPr>
      <w:r>
        <w:t>🧠 Step 2: Try a Basic Search Problem</w:t>
      </w:r>
    </w:p>
    <w:p w:rsidR="003B5263" w:rsidRDefault="003B5263" w:rsidP="003B5263">
      <w:pPr>
        <w:pStyle w:val="NormalWeb"/>
      </w:pPr>
      <w:r>
        <w:t xml:space="preserve">Example: </w:t>
      </w:r>
      <w:r>
        <w:rPr>
          <w:rStyle w:val="Strong"/>
        </w:rPr>
        <w:t>Solving the 8-puzzle with A* search</w:t>
      </w:r>
    </w:p>
    <w:p w:rsidR="003B5263" w:rsidRDefault="003B5263" w:rsidP="003B5263">
      <w:pPr>
        <w:pStyle w:val="Heading4"/>
      </w:pPr>
      <w:r>
        <w:t>Sample code:</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the goal state</w:t>
      </w:r>
    </w:p>
    <w:p w:rsidR="003B5263" w:rsidRDefault="003B5263" w:rsidP="003B5263">
      <w:pPr>
        <w:pStyle w:val="HTMLPreformatted"/>
        <w:rPr>
          <w:rStyle w:val="HTMLCode"/>
          <w:rFonts w:eastAsiaTheme="majorEastAsia"/>
        </w:rPr>
      </w:pPr>
      <w:proofErr w:type="gramStart"/>
      <w:r>
        <w:rPr>
          <w:rStyle w:val="HTMLCode"/>
          <w:rFonts w:eastAsiaTheme="majorEastAsia"/>
        </w:rPr>
        <w:t>goal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7</w:t>
      </w:r>
      <w:r>
        <w:rPr>
          <w:rStyle w:val="HTMLCode"/>
          <w:rFonts w:eastAsiaTheme="majorEastAsia"/>
        </w:rPr>
        <w:t>,</w:t>
      </w:r>
      <w:r>
        <w:rPr>
          <w:rStyle w:val="hljs-number"/>
        </w:rPr>
        <w:t>8</w:t>
      </w:r>
      <w:r>
        <w:rPr>
          <w:rStyle w:val="HTMLCode"/>
          <w:rFonts w:eastAsiaTheme="majorEastAsia"/>
        </w:rPr>
        <w:t>,</w:t>
      </w:r>
      <w:r>
        <w:rPr>
          <w:rStyle w:val="hljs-number"/>
        </w:rPr>
        <w:t>0</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Create initial state</w:t>
      </w:r>
    </w:p>
    <w:p w:rsidR="003B5263" w:rsidRDefault="003B5263" w:rsidP="003B5263">
      <w:pPr>
        <w:pStyle w:val="HTMLPreformatted"/>
        <w:rPr>
          <w:rStyle w:val="HTMLCode"/>
          <w:rFonts w:eastAsiaTheme="majorEastAsia"/>
        </w:rPr>
      </w:pPr>
      <w:proofErr w:type="gramStart"/>
      <w:r>
        <w:rPr>
          <w:rStyle w:val="HTMLCode"/>
          <w:rFonts w:eastAsiaTheme="majorEastAsia"/>
        </w:rPr>
        <w:t>initial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0</w:t>
      </w:r>
      <w:r>
        <w:rPr>
          <w:rStyle w:val="HTMLCode"/>
          <w:rFonts w:eastAsiaTheme="majorEastAsia"/>
        </w:rPr>
        <w:t>,</w:t>
      </w:r>
      <w:r>
        <w:rPr>
          <w:rStyle w:val="hljs-number"/>
        </w:rPr>
        <w:t>7</w:t>
      </w:r>
      <w:r>
        <w:rPr>
          <w:rStyle w:val="HTMLCode"/>
          <w:rFonts w:eastAsiaTheme="majorEastAsia"/>
        </w:rPr>
        <w:t>,</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Use AIMA's </w:t>
      </w:r>
      <w:proofErr w:type="spellStart"/>
      <w:r>
        <w:rPr>
          <w:rStyle w:val="hljs-comment"/>
        </w:rPr>
        <w:t>EightPuzzle</w:t>
      </w:r>
      <w:proofErr w:type="spellEnd"/>
      <w:r>
        <w:rPr>
          <w:rStyle w:val="hljs-comment"/>
        </w:rPr>
        <w:t xml:space="preserve"> class</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r>
        <w:rPr>
          <w:rStyle w:val="hljs-builtin"/>
        </w:rPr>
        <w:t>tuple</w:t>
      </w:r>
      <w:r>
        <w:rPr>
          <w:rStyle w:val="HTMLCode"/>
          <w:rFonts w:eastAsiaTheme="majorEastAsia"/>
        </w:rPr>
        <w:t>(initial))</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Print solution steps</w:t>
      </w:r>
    </w:p>
    <w:p w:rsidR="003B5263" w:rsidRDefault="003B5263" w:rsidP="003B5263">
      <w:pPr>
        <w:pStyle w:val="HTMLPreformatted"/>
        <w:rPr>
          <w:rStyle w:val="HTMLCode"/>
          <w:rFonts w:eastAsiaTheme="majorEastAsia"/>
        </w:rPr>
      </w:pPr>
      <w:proofErr w:type="gramStart"/>
      <w:r>
        <w:rPr>
          <w:rStyle w:val="hljs-keyword"/>
        </w:rPr>
        <w:lastRenderedPageBreak/>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result.path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 State:\n</w:t>
      </w:r>
      <w:r>
        <w:rPr>
          <w:rStyle w:val="hljs-subst"/>
        </w:rPr>
        <w:t>{state}</w:t>
      </w:r>
      <w:r>
        <w:rPr>
          <w:rStyle w:val="HTMLCode"/>
          <w:rFonts w:eastAsiaTheme="majorEastAsia"/>
        </w:rPr>
        <w:t>")</w:t>
      </w:r>
    </w:p>
    <w:p w:rsidR="003B5263" w:rsidRDefault="003B5263" w:rsidP="003B5263">
      <w:pPr>
        <w:pStyle w:val="NormalWeb"/>
      </w:pPr>
      <w:r>
        <w:t xml:space="preserve">Make sure you run this inside the </w:t>
      </w:r>
      <w:proofErr w:type="spellStart"/>
      <w:r>
        <w:rPr>
          <w:rStyle w:val="HTMLCode"/>
          <w:rFonts w:eastAsiaTheme="majorEastAsia"/>
        </w:rPr>
        <w:t>aima</w:t>
      </w:r>
      <w:proofErr w:type="spellEnd"/>
      <w:r>
        <w:rPr>
          <w:rStyle w:val="HTMLCode"/>
          <w:rFonts w:eastAsiaTheme="majorEastAsia"/>
        </w:rPr>
        <w:t>-python</w:t>
      </w:r>
      <w:r>
        <w:t xml:space="preserve"> folder or use a </w:t>
      </w:r>
      <w:proofErr w:type="spellStart"/>
      <w:r>
        <w:t>Colab</w:t>
      </w:r>
      <w:proofErr w:type="spellEnd"/>
      <w:r>
        <w:t xml:space="preserve"> notebook.</w:t>
      </w:r>
    </w:p>
    <w:p w:rsidR="003B5263" w:rsidRDefault="003B5263" w:rsidP="003B5263">
      <w:r>
        <w:pict>
          <v:rect id="_x0000_i1056" style="width:0;height:1.5pt" o:hralign="center" o:hrstd="t" o:hr="t" fillcolor="#a0a0a0" stroked="f"/>
        </w:pict>
      </w:r>
    </w:p>
    <w:p w:rsidR="003B5263" w:rsidRDefault="003B5263" w:rsidP="003B5263">
      <w:pPr>
        <w:pStyle w:val="Heading3"/>
      </w:pPr>
      <w:r>
        <w:t>🧪 Step 3: Try a Custom Search Problem (Like a Maze)</w:t>
      </w:r>
    </w:p>
    <w:p w:rsidR="003B5263" w:rsidRDefault="003B5263" w:rsidP="003B5263">
      <w:pPr>
        <w:pStyle w:val="NormalWeb"/>
      </w:pPr>
      <w:r>
        <w:t xml:space="preserve">You can define your own state spaces using the </w:t>
      </w:r>
      <w:r>
        <w:rPr>
          <w:rStyle w:val="HTMLCode"/>
          <w:rFonts w:eastAsiaTheme="majorEastAsia"/>
        </w:rPr>
        <w:t>Problem</w:t>
      </w:r>
      <w:r>
        <w:t xml:space="preserve"> class:</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proofErr w:type="spellStart"/>
      <w:r>
        <w:rPr>
          <w:rStyle w:val="hljs-title"/>
        </w:rPr>
        <w:t>SimpleMaze</w:t>
      </w:r>
      <w:proofErr w:type="spellEnd"/>
      <w:r>
        <w:rPr>
          <w:rStyle w:val="HTMLCode"/>
          <w:rFonts w:eastAsiaTheme="majorEastAsia"/>
        </w:rPr>
        <w:t>(</w:t>
      </w:r>
      <w:r>
        <w:rPr>
          <w:rStyle w:val="hljs-title"/>
        </w:rPr>
        <w:t>Problem</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__</w:t>
      </w:r>
      <w:proofErr w:type="spellStart"/>
      <w:r>
        <w:rPr>
          <w:rStyle w:val="hljs-title"/>
        </w:rPr>
        <w:t>init</w:t>
      </w:r>
      <w:proofErr w:type="spellEnd"/>
      <w:r>
        <w:rPr>
          <w:rStyle w:val="hljs-title"/>
        </w:rPr>
        <w:t>__</w:t>
      </w:r>
      <w:r>
        <w:rPr>
          <w:rStyle w:val="HTMLCode"/>
          <w:rFonts w:eastAsiaTheme="majorEastAsia"/>
        </w:rPr>
        <w:t>(</w:t>
      </w:r>
      <w:r>
        <w:rPr>
          <w:rStyle w:val="hljs-params"/>
        </w:rPr>
        <w:t>self, initial, goal</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super</w:t>
      </w:r>
      <w:r>
        <w:rPr>
          <w:rStyle w:val="HTMLCode"/>
          <w:rFonts w:eastAsiaTheme="majorEastAsia"/>
        </w:rPr>
        <w:t>(</w:t>
      </w:r>
      <w:proofErr w:type="gramEnd"/>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__(initial, goal)</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actions</w:t>
      </w:r>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possible moves (up, down, left, right)</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result</w:t>
      </w:r>
      <w:r>
        <w:rPr>
          <w:rStyle w:val="HTMLCode"/>
          <w:rFonts w:eastAsiaTheme="majorEastAsia"/>
        </w:rPr>
        <w:t>(</w:t>
      </w:r>
      <w:r>
        <w:rPr>
          <w:rStyle w:val="hljs-params"/>
        </w:rPr>
        <w:t>self, state, action</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new state after action</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goal_test</w:t>
      </w:r>
      <w:proofErr w:type="spellEnd"/>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state == </w:t>
      </w:r>
      <w:proofErr w:type="spellStart"/>
      <w:r>
        <w:rPr>
          <w:rStyle w:val="HTMLCode"/>
          <w:rFonts w:eastAsiaTheme="majorEastAsia"/>
        </w:rPr>
        <w:t>self.goal</w:t>
      </w:r>
      <w:proofErr w:type="spellEnd"/>
    </w:p>
    <w:p w:rsidR="003B5263" w:rsidRDefault="003B5263" w:rsidP="003B5263">
      <w:pPr>
        <w:pStyle w:val="NormalWeb"/>
      </w:pPr>
      <w:r>
        <w:t>Then solve it:</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problem</w:t>
      </w:r>
      <w:proofErr w:type="gramEnd"/>
      <w:r>
        <w:rPr>
          <w:rStyle w:val="HTMLCode"/>
          <w:rFonts w:eastAsiaTheme="majorEastAsia"/>
        </w:rPr>
        <w:t xml:space="preserve"> = </w:t>
      </w:r>
      <w:proofErr w:type="spellStart"/>
      <w:r>
        <w:rPr>
          <w:rStyle w:val="HTMLCode"/>
          <w:rFonts w:eastAsiaTheme="majorEastAsia"/>
        </w:rPr>
        <w:t>SimpleMaze</w:t>
      </w:r>
      <w:proofErr w:type="spellEnd"/>
      <w:r>
        <w:rPr>
          <w:rStyle w:val="HTMLCode"/>
          <w:rFonts w:eastAsiaTheme="majorEastAsia"/>
        </w:rPr>
        <w:t>((</w:t>
      </w:r>
      <w:r>
        <w:rPr>
          <w:rStyle w:val="hljs-number"/>
        </w:rPr>
        <w:t>0</w:t>
      </w:r>
      <w:r>
        <w:rPr>
          <w:rStyle w:val="HTMLCode"/>
          <w:rFonts w:eastAsiaTheme="majorEastAsia"/>
        </w:rPr>
        <w:t>,</w:t>
      </w:r>
      <w:r>
        <w:rPr>
          <w:rStyle w:val="hljs-number"/>
        </w:rPr>
        <w:t>0</w:t>
      </w:r>
      <w:r>
        <w:rPr>
          <w:rStyle w:val="HTMLCode"/>
          <w:rFonts w:eastAsiaTheme="majorEastAsia"/>
        </w:rPr>
        <w:t>), (</w:t>
      </w:r>
      <w:r>
        <w:rPr>
          <w:rStyle w:val="hljs-number"/>
        </w:rPr>
        <w:t>4</w:t>
      </w:r>
      <w:r>
        <w:rPr>
          <w:rStyle w:val="HTMLCode"/>
          <w:rFonts w:eastAsiaTheme="majorEastAsia"/>
        </w:rPr>
        <w:t>,</w:t>
      </w:r>
      <w:r>
        <w:rPr>
          <w:rStyle w:val="hljs-number"/>
        </w:rPr>
        <w:t>4</w:t>
      </w:r>
      <w:r>
        <w:rPr>
          <w:rStyle w:val="HTMLCode"/>
          <w:rFonts w:eastAsiaTheme="majorEastAsia"/>
        </w:rPr>
        <w:t>))</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(problem)</w:t>
      </w:r>
    </w:p>
    <w:p w:rsidR="003B5263" w:rsidRDefault="003B5263" w:rsidP="003B5263">
      <w:r>
        <w:pict>
          <v:rect id="_x0000_i1057" style="width:0;height:1.5pt" o:hralign="center" o:hrstd="t" o:hr="t" fillcolor="#a0a0a0" stroked="f"/>
        </w:pict>
      </w:r>
    </w:p>
    <w:p w:rsidR="003B5263" w:rsidRDefault="003B5263" w:rsidP="003B5263">
      <w:pPr>
        <w:pStyle w:val="Heading3"/>
      </w:pPr>
      <w:r>
        <w:t>🧩 Try These Exercises</w:t>
      </w:r>
    </w:p>
    <w:p w:rsidR="003B5263" w:rsidRDefault="003B5263" w:rsidP="003B5263">
      <w:pPr>
        <w:pStyle w:val="NormalWeb"/>
        <w:numPr>
          <w:ilvl w:val="0"/>
          <w:numId w:val="35"/>
        </w:numPr>
      </w:pPr>
      <w:r>
        <w:t xml:space="preserve">Solve the </w:t>
      </w:r>
      <w:r>
        <w:rPr>
          <w:rStyle w:val="Strong"/>
        </w:rPr>
        <w:t>Missionaries and Cannibals</w:t>
      </w:r>
      <w:r>
        <w:t xml:space="preserve"> using BFS</w:t>
      </w:r>
    </w:p>
    <w:p w:rsidR="003B5263" w:rsidRDefault="003B5263" w:rsidP="003B5263">
      <w:pPr>
        <w:pStyle w:val="NormalWeb"/>
        <w:numPr>
          <w:ilvl w:val="0"/>
          <w:numId w:val="35"/>
        </w:numPr>
      </w:pPr>
      <w:r>
        <w:t xml:space="preserve">Modify heuristics for </w:t>
      </w:r>
      <w:r>
        <w:rPr>
          <w:rStyle w:val="Strong"/>
        </w:rPr>
        <w:t>8-puzzle</w:t>
      </w:r>
      <w:r>
        <w:t xml:space="preserve"> and compare performance</w:t>
      </w:r>
    </w:p>
    <w:p w:rsidR="003B5263" w:rsidRDefault="003B5263" w:rsidP="003B5263">
      <w:pPr>
        <w:pStyle w:val="NormalWeb"/>
        <w:numPr>
          <w:ilvl w:val="0"/>
          <w:numId w:val="35"/>
        </w:numPr>
      </w:pPr>
      <w:r>
        <w:t xml:space="preserve">Implement a </w:t>
      </w:r>
      <w:r>
        <w:rPr>
          <w:rStyle w:val="Strong"/>
        </w:rPr>
        <w:t>maze navigation</w:t>
      </w:r>
      <w:r>
        <w:t xml:space="preserve"> using DFS and A*</w:t>
      </w:r>
    </w:p>
    <w:p w:rsidR="003B5263" w:rsidRDefault="003B5263" w:rsidP="003B5263">
      <w:r>
        <w:pict>
          <v:rect id="_x0000_i1058" style="width:0;height:1.5pt" o:hralign="center" o:hrstd="t" o:hr="t" fillcolor="#a0a0a0" stroked="f"/>
        </w:pict>
      </w:r>
    </w:p>
    <w:p w:rsidR="003B5263" w:rsidRDefault="003B5263" w:rsidP="003B5263">
      <w:pPr>
        <w:pStyle w:val="NormalWeb"/>
      </w:pPr>
      <w:r>
        <w:t xml:space="preserve">Would you like help with any specific example (e.g., Maze solver, 8-puzzle, Missionaries and Cannibals) or prefer using </w:t>
      </w:r>
      <w:r>
        <w:rPr>
          <w:rStyle w:val="Strong"/>
        </w:rPr>
        <w:t xml:space="preserve">Google </w:t>
      </w:r>
      <w:proofErr w:type="spellStart"/>
      <w:r>
        <w:rPr>
          <w:rStyle w:val="Strong"/>
        </w:rPr>
        <w:t>Colab</w:t>
      </w:r>
      <w:proofErr w:type="spellEnd"/>
      <w:r>
        <w:t xml:space="preserve"> to avoid installation?</w:t>
      </w:r>
    </w:p>
    <w:p w:rsidR="003B5263" w:rsidRDefault="003B5263" w:rsidP="003B5263">
      <w:pPr>
        <w:pStyle w:val="Heading5"/>
      </w:pPr>
      <w:r>
        <w:t>You said:</w:t>
      </w:r>
    </w:p>
    <w:p w:rsidR="003B5263" w:rsidRDefault="003B5263" w:rsidP="003B5263">
      <w:proofErr w:type="gramStart"/>
      <w:r>
        <w:t>using</w:t>
      </w:r>
      <w:proofErr w:type="gramEnd"/>
      <w:r>
        <w:t xml:space="preserve"> Google </w:t>
      </w:r>
      <w:proofErr w:type="spellStart"/>
      <w:r>
        <w:t>Colab</w:t>
      </w:r>
      <w:proofErr w:type="spellEnd"/>
    </w:p>
    <w:p w:rsidR="003B5263" w:rsidRDefault="003B5263" w:rsidP="003B5263">
      <w:pPr>
        <w:pStyle w:val="Heading6"/>
      </w:pPr>
      <w:proofErr w:type="spellStart"/>
      <w:r>
        <w:lastRenderedPageBreak/>
        <w:t>ChatGPT</w:t>
      </w:r>
      <w:proofErr w:type="spellEnd"/>
      <w:r>
        <w:t xml:space="preserve"> said:</w:t>
      </w:r>
    </w:p>
    <w:p w:rsidR="003B5263" w:rsidRDefault="003B5263" w:rsidP="003B5263">
      <w:pPr>
        <w:pStyle w:val="NormalWeb"/>
      </w:pPr>
      <w:r>
        <w:t xml:space="preserve">Perfect! Here's how you can </w:t>
      </w:r>
      <w:r>
        <w:rPr>
          <w:rStyle w:val="Strong"/>
        </w:rPr>
        <w:t xml:space="preserve">use AIMA-Python in Google </w:t>
      </w:r>
      <w:proofErr w:type="spellStart"/>
      <w:r>
        <w:rPr>
          <w:rStyle w:val="Strong"/>
        </w:rPr>
        <w:t>Colab</w:t>
      </w:r>
      <w:proofErr w:type="spellEnd"/>
      <w:r>
        <w:t xml:space="preserve"> step-by-step, with </w:t>
      </w:r>
      <w:r>
        <w:rPr>
          <w:rStyle w:val="Strong"/>
        </w:rPr>
        <w:t>copy-paste-ready code</w:t>
      </w:r>
      <w:r>
        <w:t xml:space="preserve"> to get started right away.</w:t>
      </w:r>
    </w:p>
    <w:p w:rsidR="003B5263" w:rsidRDefault="003B5263" w:rsidP="003B5263">
      <w:r>
        <w:pict>
          <v:rect id="_x0000_i1059" style="width:0;height:1.5pt" o:hralign="center" o:hrstd="t" o:hr="t" fillcolor="#a0a0a0" stroked="f"/>
        </w:pict>
      </w:r>
    </w:p>
    <w:p w:rsidR="003B5263" w:rsidRDefault="003B5263" w:rsidP="003B5263">
      <w:pPr>
        <w:pStyle w:val="Heading2"/>
      </w:pPr>
      <w:r>
        <w:rPr>
          <w:rFonts w:ascii="Segoe UI Symbol" w:hAnsi="Segoe UI Symbol" w:cs="Segoe UI Symbol"/>
        </w:rPr>
        <w:t>🚀</w:t>
      </w:r>
      <w:r>
        <w:t xml:space="preserve"> Step-by-Step: AIMA-Python in Google </w:t>
      </w:r>
      <w:proofErr w:type="spellStart"/>
      <w:r>
        <w:t>Colab</w:t>
      </w:r>
      <w:proofErr w:type="spellEnd"/>
    </w:p>
    <w:p w:rsidR="003B5263" w:rsidRDefault="003B5263" w:rsidP="003B5263">
      <w:pPr>
        <w:pStyle w:val="Heading3"/>
      </w:pPr>
      <w:r>
        <w:t xml:space="preserve">✅ Step 1: Open </w:t>
      </w:r>
      <w:proofErr w:type="spellStart"/>
      <w:r>
        <w:t>Colab</w:t>
      </w:r>
      <w:proofErr w:type="spellEnd"/>
    </w:p>
    <w:p w:rsidR="003B5263" w:rsidRDefault="003B5263" w:rsidP="003B5263">
      <w:pPr>
        <w:pStyle w:val="NormalWeb"/>
      </w:pPr>
      <w:r>
        <w:t>Go to https://colab.research.google.com</w:t>
      </w:r>
    </w:p>
    <w:p w:rsidR="003B5263" w:rsidRDefault="003B5263" w:rsidP="003B5263">
      <w:r>
        <w:pict>
          <v:rect id="_x0000_i1060" style="width:0;height:1.5pt" o:hralign="center" o:hrstd="t" o:hr="t" fillcolor="#a0a0a0" stroked="f"/>
        </w:pict>
      </w:r>
    </w:p>
    <w:p w:rsidR="003B5263" w:rsidRDefault="003B5263" w:rsidP="003B5263">
      <w:pPr>
        <w:pStyle w:val="Heading3"/>
      </w:pPr>
      <w:r>
        <w:t xml:space="preserve">✅ Step 2: Run AIMA-Python in </w:t>
      </w:r>
      <w:proofErr w:type="spellStart"/>
      <w:r>
        <w:t>Colab</w:t>
      </w:r>
      <w:proofErr w:type="spellEnd"/>
    </w:p>
    <w:p w:rsidR="003B5263" w:rsidRDefault="003B5263" w:rsidP="003B5263">
      <w:pPr>
        <w:pStyle w:val="Heading4"/>
      </w:pPr>
      <w:r>
        <w:rPr>
          <w:rFonts w:ascii="Segoe UI Symbol" w:hAnsi="Segoe UI Symbol" w:cs="Segoe UI Symbol"/>
        </w:rPr>
        <w:t>📄</w:t>
      </w:r>
      <w:r>
        <w:t xml:space="preserve"> Copy &amp; paste this into a new </w:t>
      </w:r>
      <w:proofErr w:type="spellStart"/>
      <w:r>
        <w:t>Colab</w:t>
      </w:r>
      <w:proofErr w:type="spellEnd"/>
      <w:r>
        <w:t xml:space="preserve"> notebook:</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STEP 1: Clone the AIMA-Python repo</w:t>
      </w:r>
    </w:p>
    <w:p w:rsidR="003B5263" w:rsidRDefault="003B5263" w:rsidP="003B5263">
      <w:pPr>
        <w:pStyle w:val="HTMLPreformatted"/>
        <w:rPr>
          <w:rStyle w:val="HTMLCode"/>
          <w:rFonts w:eastAsiaTheme="majorEastAsia"/>
        </w:rPr>
      </w:pPr>
      <w:r>
        <w:rPr>
          <w:rStyle w:val="HTMLCode"/>
          <w:rFonts w:eastAsiaTheme="majorEastAsia"/>
        </w:rPr>
        <w:t>!git clone https://github.com/aimacode/aima-python.git</w:t>
      </w:r>
    </w:p>
    <w:p w:rsidR="003B5263" w:rsidRDefault="003B5263" w:rsidP="003B5263">
      <w:pPr>
        <w:pStyle w:val="HTMLPreformatted"/>
        <w:rPr>
          <w:rStyle w:val="HTMLCode"/>
          <w:rFonts w:eastAsiaTheme="majorEastAsia"/>
        </w:rPr>
      </w:pPr>
      <w:r>
        <w:rPr>
          <w:rStyle w:val="HTMLCode"/>
          <w:rFonts w:eastAsiaTheme="majorEastAsia"/>
        </w:rPr>
        <w:t xml:space="preserve">%cd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STEP 2: Install required packages</w:t>
      </w:r>
    </w:p>
    <w:p w:rsidR="003B5263" w:rsidRDefault="003B5263" w:rsidP="003B5263">
      <w:pPr>
        <w:pStyle w:val="HTMLPreformatted"/>
        <w:rPr>
          <w:rStyle w:val="HTMLCode"/>
          <w:rFonts w:eastAsiaTheme="majorEastAsia"/>
        </w:rPr>
      </w:pPr>
      <w:r>
        <w:rPr>
          <w:rStyle w:val="HTMLCode"/>
          <w:rFonts w:eastAsiaTheme="majorEastAsia"/>
        </w:rPr>
        <w:t>!pip install -r requirements.txt</w:t>
      </w:r>
    </w:p>
    <w:p w:rsidR="003B5263" w:rsidRDefault="003B5263" w:rsidP="003B5263">
      <w:r>
        <w:pict>
          <v:rect id="_x0000_i1061" style="width:0;height:1.5pt" o:hralign="center" o:hrstd="t" o:hr="t" fillcolor="#a0a0a0" stroked="f"/>
        </w:pict>
      </w:r>
    </w:p>
    <w:p w:rsidR="003B5263" w:rsidRDefault="003B5263" w:rsidP="003B5263">
      <w:pPr>
        <w:pStyle w:val="Heading3"/>
      </w:pPr>
      <w:r>
        <w:t>✅ Step 3: Try a Sample Problem – 8 Puzzle with A*</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xml:space="preserve"># STEP 3: Import the </w:t>
      </w:r>
      <w:proofErr w:type="spellStart"/>
      <w:r>
        <w:rPr>
          <w:rStyle w:val="hljs-comment"/>
        </w:rPr>
        <w:t>EightPuzzle</w:t>
      </w:r>
      <w:proofErr w:type="spellEnd"/>
      <w:r>
        <w:rPr>
          <w:rStyle w:val="hljs-comment"/>
        </w:rPr>
        <w:t xml:space="preserve"> problem and A* search</w:t>
      </w:r>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roofErr w:type="spellStart"/>
      <w:r>
        <w:rPr>
          <w:rStyle w:val="HTMLCode"/>
          <w:rFonts w:eastAsiaTheme="majorEastAsia"/>
        </w:rPr>
        <w:t>astar_search</w:t>
      </w:r>
      <w:proofErr w:type="spellEnd"/>
      <w:r>
        <w:rPr>
          <w:rStyle w:val="HTMLCode"/>
          <w:rFonts w:eastAsiaTheme="majorEastAsia"/>
        </w:rPr>
        <w:t xml:space="preserve">, </w:t>
      </w:r>
      <w:proofErr w:type="spellStart"/>
      <w:r>
        <w:rPr>
          <w:rStyle w:val="HTMLCode"/>
          <w:rFonts w:eastAsiaTheme="majorEastAsia"/>
        </w:rPr>
        <w:t>EightPuzzle</w:t>
      </w:r>
      <w:proofErr w:type="spellEnd"/>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initial state (as a tuple of tuples)</w:t>
      </w:r>
    </w:p>
    <w:p w:rsidR="003B5263" w:rsidRDefault="003B5263" w:rsidP="003B5263">
      <w:pPr>
        <w:pStyle w:val="HTMLPreformatted"/>
        <w:rPr>
          <w:rStyle w:val="HTMLCode"/>
          <w:rFonts w:eastAsiaTheme="majorEastAsia"/>
        </w:rPr>
      </w:pPr>
      <w:proofErr w:type="spellStart"/>
      <w:r>
        <w:rPr>
          <w:rStyle w:val="HTMLCode"/>
          <w:rFonts w:eastAsiaTheme="majorEastAsia"/>
        </w:rPr>
        <w:t>initial_state</w:t>
      </w:r>
      <w:proofErr w:type="spellEnd"/>
      <w:r>
        <w:rPr>
          <w:rStyle w:val="HTMLCode"/>
          <w:rFonts w:eastAsiaTheme="majorEastAsia"/>
        </w:rPr>
        <w:t xml:space="preserve"> = ((</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w:t>
      </w:r>
      <w:r>
        <w:rPr>
          <w:rStyle w:val="hljs-number"/>
        </w:rPr>
        <w:t>4</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6</w:t>
      </w:r>
      <w:r>
        <w:rPr>
          <w:rStyle w:val="HTMLCode"/>
          <w:rFonts w:eastAsiaTheme="majorEastAsia"/>
        </w:rPr>
        <w:t>), (</w:t>
      </w:r>
      <w:r>
        <w:rPr>
          <w:rStyle w:val="hljs-number"/>
        </w:rPr>
        <w:t>0</w:t>
      </w:r>
      <w:r>
        <w:rPr>
          <w:rStyle w:val="HTMLCode"/>
          <w:rFonts w:eastAsiaTheme="majorEastAsia"/>
        </w:rPr>
        <w:t xml:space="preserve">, </w:t>
      </w:r>
      <w:r>
        <w:rPr>
          <w:rStyle w:val="hljs-number"/>
        </w:rPr>
        <w:t>7</w:t>
      </w:r>
      <w:r>
        <w:rPr>
          <w:rStyle w:val="HTMLCode"/>
          <w:rFonts w:eastAsiaTheme="majorEastAsia"/>
        </w:rPr>
        <w:t xml:space="preserve">, </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w:t>
      </w:r>
      <w:proofErr w:type="gramStart"/>
      <w:r>
        <w:rPr>
          <w:rStyle w:val="hljs-comment"/>
        </w:rPr>
        <w:t>Create</w:t>
      </w:r>
      <w:proofErr w:type="gramEnd"/>
      <w:r>
        <w:rPr>
          <w:rStyle w:val="hljs-comment"/>
        </w:rPr>
        <w:t xml:space="preserve"> </w:t>
      </w:r>
      <w:proofErr w:type="spellStart"/>
      <w:r>
        <w:rPr>
          <w:rStyle w:val="hljs-comment"/>
        </w:rPr>
        <w:t>EightPuzzle</w:t>
      </w:r>
      <w:proofErr w:type="spellEnd"/>
      <w:r>
        <w:rPr>
          <w:rStyle w:val="hljs-comment"/>
        </w:rPr>
        <w:t xml:space="preserve"> instance</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proofErr w:type="spellStart"/>
      <w:r>
        <w:rPr>
          <w:rStyle w:val="HTMLCode"/>
          <w:rFonts w:eastAsiaTheme="majorEastAsia"/>
        </w:rPr>
        <w:t>initial_state</w:t>
      </w:r>
      <w:proofErr w:type="spellEnd"/>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solution</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Show steps</w:t>
      </w:r>
    </w:p>
    <w:p w:rsidR="003B5263" w:rsidRDefault="003B5263" w:rsidP="003B5263">
      <w:pPr>
        <w:pStyle w:val="HTMLPreformatted"/>
        <w:rPr>
          <w:rStyle w:val="HTMLCode"/>
          <w:rFonts w:eastAsiaTheme="majorEastAsia"/>
        </w:rPr>
      </w:pPr>
      <w:proofErr w:type="gramStart"/>
      <w:r>
        <w:rPr>
          <w:rStyle w:val="hljs-keyword"/>
        </w:rPr>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solution.path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w:t>
      </w:r>
      <w:proofErr w:type="spellStart"/>
      <w:r>
        <w:rPr>
          <w:rStyle w:val="HTMLCode"/>
          <w:rFonts w:eastAsiaTheme="majorEastAsia"/>
        </w:rPr>
        <w:t>nState</w:t>
      </w:r>
      <w:proofErr w:type="spellEnd"/>
      <w:r>
        <w:rPr>
          <w:rStyle w:val="HTMLCode"/>
          <w:rFonts w:eastAsiaTheme="majorEastAsia"/>
        </w:rPr>
        <w:t>:\n</w:t>
      </w:r>
      <w:r>
        <w:rPr>
          <w:rStyle w:val="hljs-subst"/>
        </w:rPr>
        <w:t>{state}</w:t>
      </w:r>
      <w:r>
        <w:rPr>
          <w:rStyle w:val="HTMLCode"/>
          <w:rFonts w:eastAsiaTheme="majorEastAsia"/>
        </w:rPr>
        <w:t>")</w:t>
      </w:r>
    </w:p>
    <w:p w:rsidR="003B5263" w:rsidRDefault="003B5263" w:rsidP="003B5263">
      <w:r>
        <w:pict>
          <v:rect id="_x0000_i1062" style="width:0;height:1.5pt" o:hralign="center" o:hrstd="t" o:hr="t" fillcolor="#a0a0a0" stroked="f"/>
        </w:pict>
      </w:r>
    </w:p>
    <w:p w:rsidR="003B5263" w:rsidRDefault="003B5263" w:rsidP="003B5263">
      <w:pPr>
        <w:pStyle w:val="Heading3"/>
      </w:pPr>
      <w:r>
        <w:t>✅ Step 4: Modify or Explore More</w:t>
      </w:r>
    </w:p>
    <w:p w:rsidR="003B5263" w:rsidRDefault="003B5263" w:rsidP="003B5263">
      <w:pPr>
        <w:pStyle w:val="NormalWeb"/>
      </w:pPr>
      <w:r>
        <w:lastRenderedPageBreak/>
        <w:t>You can also try:</w:t>
      </w:r>
    </w:p>
    <w:p w:rsidR="003B5263" w:rsidRDefault="003B5263" w:rsidP="003B5263">
      <w:pPr>
        <w:pStyle w:val="NormalWeb"/>
        <w:numPr>
          <w:ilvl w:val="0"/>
          <w:numId w:val="36"/>
        </w:numPr>
      </w:pPr>
      <w:proofErr w:type="spellStart"/>
      <w:r>
        <w:rPr>
          <w:rStyle w:val="HTMLCode"/>
          <w:rFonts w:eastAsiaTheme="majorEastAsia"/>
        </w:rPr>
        <w:t>breadth_first_tree_search</w:t>
      </w:r>
      <w:proofErr w:type="spellEnd"/>
      <w:r>
        <w:rPr>
          <w:rStyle w:val="HTMLCode"/>
          <w:rFonts w:eastAsiaTheme="majorEastAsia"/>
        </w:rPr>
        <w:t>(puzzle)</w:t>
      </w:r>
    </w:p>
    <w:p w:rsidR="003B5263" w:rsidRDefault="003B5263" w:rsidP="003B5263">
      <w:pPr>
        <w:pStyle w:val="NormalWeb"/>
        <w:numPr>
          <w:ilvl w:val="0"/>
          <w:numId w:val="36"/>
        </w:numPr>
      </w:pPr>
      <w:proofErr w:type="spellStart"/>
      <w:r>
        <w:rPr>
          <w:rStyle w:val="HTMLCode"/>
          <w:rFonts w:eastAsiaTheme="majorEastAsia"/>
        </w:rPr>
        <w:t>depth_first_tree_search</w:t>
      </w:r>
      <w:proofErr w:type="spellEnd"/>
      <w:r>
        <w:rPr>
          <w:rStyle w:val="HTMLCode"/>
          <w:rFonts w:eastAsiaTheme="majorEastAsia"/>
        </w:rPr>
        <w:t>(puzzle)</w:t>
      </w:r>
    </w:p>
    <w:p w:rsidR="003B5263" w:rsidRDefault="003B5263" w:rsidP="003B5263">
      <w:pPr>
        <w:pStyle w:val="NormalWeb"/>
        <w:numPr>
          <w:ilvl w:val="0"/>
          <w:numId w:val="36"/>
        </w:numPr>
      </w:pPr>
      <w:proofErr w:type="spellStart"/>
      <w:r>
        <w:rPr>
          <w:rStyle w:val="HTMLCode"/>
          <w:rFonts w:eastAsiaTheme="majorEastAsia"/>
        </w:rPr>
        <w:t>greedy_best_first_graph_</w:t>
      </w:r>
      <w:proofErr w:type="gramStart"/>
      <w:r>
        <w:rPr>
          <w:rStyle w:val="HTMLCode"/>
          <w:rFonts w:eastAsiaTheme="majorEastAsia"/>
        </w:rPr>
        <w:t>search</w:t>
      </w:r>
      <w:proofErr w:type="spellEnd"/>
      <w:r>
        <w:rPr>
          <w:rStyle w:val="HTMLCode"/>
          <w:rFonts w:eastAsiaTheme="majorEastAsia"/>
        </w:rPr>
        <w:t>(</w:t>
      </w:r>
      <w:proofErr w:type="gramEnd"/>
      <w:r>
        <w:rPr>
          <w:rStyle w:val="HTMLCode"/>
          <w:rFonts w:eastAsiaTheme="majorEastAsia"/>
        </w:rPr>
        <w:t>puzzle, h=</w:t>
      </w:r>
      <w:proofErr w:type="spellStart"/>
      <w:r>
        <w:rPr>
          <w:rStyle w:val="HTMLCode"/>
          <w:rFonts w:eastAsiaTheme="majorEastAsia"/>
        </w:rPr>
        <w:t>puzzle.h</w:t>
      </w:r>
      <w:proofErr w:type="spellEnd"/>
      <w:r>
        <w:rPr>
          <w:rStyle w:val="HTMLCode"/>
          <w:rFonts w:eastAsiaTheme="majorEastAsia"/>
        </w:rPr>
        <w:t>)</w:t>
      </w:r>
      <w:r>
        <w:br/>
        <w:t>(try different heuristics!)</w:t>
      </w:r>
    </w:p>
    <w:p w:rsidR="003B5263" w:rsidRDefault="003B5263" w:rsidP="003B5263">
      <w:r>
        <w:pict>
          <v:rect id="_x0000_i1063" style="width:0;height:1.5pt" o:hralign="center" o:hrstd="t" o:hr="t" fillcolor="#a0a0a0" stroked="f"/>
        </w:pict>
      </w:r>
    </w:p>
    <w:p w:rsidR="003B5263" w:rsidRDefault="003B5263" w:rsidP="003B5263">
      <w:pPr>
        <w:pStyle w:val="Heading3"/>
      </w:pPr>
      <w:proofErr w:type="gramStart"/>
      <w:r>
        <w:rPr>
          <w:rFonts w:ascii="Segoe UI Symbol" w:hAnsi="Segoe UI Symbol" w:cs="Segoe UI Symbol"/>
        </w:rPr>
        <w:t>🔍</w:t>
      </w:r>
      <w:r>
        <w:t xml:space="preserve"> Need Example Notebooks?</w:t>
      </w:r>
      <w:proofErr w:type="gramEnd"/>
    </w:p>
    <w:p w:rsidR="003B5263" w:rsidRDefault="003B5263" w:rsidP="003B5263">
      <w:pPr>
        <w:pStyle w:val="NormalWeb"/>
      </w:pPr>
      <w:r>
        <w:t>You can explore official AIMA notebooks here:</w:t>
      </w:r>
    </w:p>
    <w:p w:rsidR="003B5263" w:rsidRDefault="003B5263" w:rsidP="003B5263">
      <w:pPr>
        <w:pStyle w:val="NormalWeb"/>
        <w:numPr>
          <w:ilvl w:val="0"/>
          <w:numId w:val="37"/>
        </w:numPr>
      </w:pPr>
      <w:r>
        <w:rPr>
          <w:rFonts w:ascii="Segoe UI Symbol" w:hAnsi="Segoe UI Symbol" w:cs="Segoe UI Symbol"/>
        </w:rPr>
        <w:t>📘</w:t>
      </w:r>
      <w:r>
        <w:t xml:space="preserve"> </w:t>
      </w:r>
      <w:hyperlink r:id="rId26" w:tgtFrame="_new" w:history="1">
        <w:r>
          <w:rPr>
            <w:rStyle w:val="Hyperlink"/>
          </w:rPr>
          <w:t>AIMA-Python Notebooks Index</w:t>
        </w:r>
      </w:hyperlink>
    </w:p>
    <w:p w:rsidR="003B5263" w:rsidRDefault="003B5263" w:rsidP="003B5263">
      <w:pPr>
        <w:pStyle w:val="NormalWeb"/>
      </w:pPr>
      <w:r>
        <w:t xml:space="preserve">Click "Open in </w:t>
      </w:r>
      <w:proofErr w:type="spellStart"/>
      <w:r>
        <w:t>Colab</w:t>
      </w:r>
      <w:proofErr w:type="spellEnd"/>
      <w:r>
        <w:t>" on any notebook to interact with it.</w:t>
      </w:r>
    </w:p>
    <w:p w:rsidR="003B5263" w:rsidRDefault="003B5263" w:rsidP="003B5263">
      <w:r>
        <w:pict>
          <v:rect id="_x0000_i1064" style="width:0;height:1.5pt" o:hralign="center" o:hrstd="t" o:hr="t" fillcolor="#a0a0a0" stroked="f"/>
        </w:pict>
      </w:r>
    </w:p>
    <w:p w:rsidR="003B5263" w:rsidRDefault="003B5263" w:rsidP="003B5263">
      <w:pPr>
        <w:pStyle w:val="NormalWeb"/>
      </w:pPr>
      <w:r>
        <w:t xml:space="preserve">Would you like me to build a </w:t>
      </w:r>
      <w:r>
        <w:rPr>
          <w:rStyle w:val="Strong"/>
        </w:rPr>
        <w:t xml:space="preserve">custom Google </w:t>
      </w:r>
      <w:proofErr w:type="spellStart"/>
      <w:r>
        <w:rPr>
          <w:rStyle w:val="Strong"/>
        </w:rPr>
        <w:t>Colab</w:t>
      </w:r>
      <w:proofErr w:type="spellEnd"/>
      <w:r>
        <w:rPr>
          <w:rStyle w:val="Strong"/>
        </w:rPr>
        <w:t xml:space="preserve"> notebook</w:t>
      </w:r>
      <w:r>
        <w:t xml:space="preserve"> for a specific problem </w:t>
      </w:r>
      <w:proofErr w:type="gramStart"/>
      <w:r>
        <w:t>like:</w:t>
      </w:r>
      <w:proofErr w:type="gramEnd"/>
    </w:p>
    <w:p w:rsidR="003B5263" w:rsidRDefault="003B5263" w:rsidP="003B5263">
      <w:pPr>
        <w:pStyle w:val="NormalWeb"/>
        <w:numPr>
          <w:ilvl w:val="0"/>
          <w:numId w:val="38"/>
        </w:numPr>
      </w:pPr>
      <w:r>
        <w:t>Missionaries and Cannibals</w:t>
      </w:r>
    </w:p>
    <w:p w:rsidR="003B5263" w:rsidRDefault="003B5263" w:rsidP="003B5263">
      <w:pPr>
        <w:pStyle w:val="NormalWeb"/>
        <w:numPr>
          <w:ilvl w:val="0"/>
          <w:numId w:val="38"/>
        </w:numPr>
      </w:pPr>
      <w:r>
        <w:t>Maze pathfinding</w:t>
      </w:r>
    </w:p>
    <w:p w:rsidR="003B5263" w:rsidRDefault="003B5263" w:rsidP="003B5263">
      <w:pPr>
        <w:pStyle w:val="NormalWeb"/>
        <w:numPr>
          <w:ilvl w:val="0"/>
          <w:numId w:val="38"/>
        </w:numPr>
      </w:pPr>
      <w:r>
        <w:t>Custom problem solving agent?</w:t>
      </w:r>
    </w:p>
    <w:p w:rsidR="003B5263" w:rsidRDefault="003B5263" w:rsidP="003B5263">
      <w:pPr>
        <w:pStyle w:val="NormalWeb"/>
      </w:pPr>
      <w:r>
        <w:t xml:space="preserve">Let me know, and I’ll generate the code and share the </w:t>
      </w:r>
      <w:proofErr w:type="spellStart"/>
      <w:r>
        <w:t>Colab</w:t>
      </w:r>
      <w:proofErr w:type="spellEnd"/>
      <w:r>
        <w:t xml:space="preserve"> link with you!</w:t>
      </w:r>
    </w:p>
    <w:p w:rsidR="003B5263" w:rsidRDefault="003B5263" w:rsidP="003B5263">
      <w:pPr>
        <w:pStyle w:val="Heading5"/>
      </w:pPr>
      <w:r>
        <w:t>You said:</w:t>
      </w:r>
    </w:p>
    <w:p w:rsidR="003B5263" w:rsidRDefault="003B5263" w:rsidP="003B5263">
      <w:r>
        <w:t xml:space="preserve">Maze Pathfinding </w:t>
      </w:r>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Your Maze Pathfinding notebook using A* Search is ready to use in Google </w:t>
      </w:r>
      <w:proofErr w:type="spellStart"/>
      <w:r>
        <w:t>Colab</w:t>
      </w:r>
      <w:proofErr w:type="spellEnd"/>
      <w:r>
        <w:t>:</w:t>
      </w:r>
    </w:p>
    <w:p w:rsidR="003B5263" w:rsidRDefault="003B5263" w:rsidP="003B5263">
      <w:pPr>
        <w:pStyle w:val="NormalWeb"/>
      </w:pPr>
      <w:r>
        <w:rPr>
          <w:rFonts w:ascii="Segoe UI Symbol" w:hAnsi="Segoe UI Symbol" w:cs="Segoe UI Symbol"/>
        </w:rPr>
        <w:t>📘</w:t>
      </w:r>
      <w:r>
        <w:t xml:space="preserve"> Download </w:t>
      </w:r>
      <w:proofErr w:type="spellStart"/>
      <w:r>
        <w:t>Maze_Pathfinding_AStar_Colab.ipynb</w:t>
      </w:r>
      <w:proofErr w:type="spellEnd"/>
    </w:p>
    <w:p w:rsidR="003B5263" w:rsidRDefault="003B5263" w:rsidP="003B5263">
      <w:pPr>
        <w:pStyle w:val="NormalWeb"/>
      </w:pPr>
      <w:r>
        <w:t xml:space="preserve">After downloading, you can open it in Google </w:t>
      </w:r>
      <w:proofErr w:type="spellStart"/>
      <w:r>
        <w:t>Colab</w:t>
      </w:r>
      <w:proofErr w:type="spellEnd"/>
      <w:r>
        <w:t xml:space="preserve"> by:</w:t>
      </w:r>
    </w:p>
    <w:p w:rsidR="003B5263" w:rsidRDefault="003B5263" w:rsidP="003B5263">
      <w:pPr>
        <w:pStyle w:val="NormalWeb"/>
        <w:numPr>
          <w:ilvl w:val="0"/>
          <w:numId w:val="39"/>
        </w:numPr>
      </w:pPr>
      <w:r>
        <w:t xml:space="preserve">Clicking </w:t>
      </w:r>
      <w:r>
        <w:rPr>
          <w:rStyle w:val="Strong"/>
        </w:rPr>
        <w:t>"File" &gt; "Upload notebook"</w:t>
      </w:r>
      <w:r>
        <w:t xml:space="preserve"> in </w:t>
      </w:r>
      <w:proofErr w:type="spellStart"/>
      <w:r>
        <w:t>Colab</w:t>
      </w:r>
      <w:proofErr w:type="spellEnd"/>
      <w:r>
        <w:t>.</w:t>
      </w:r>
    </w:p>
    <w:p w:rsidR="003B5263" w:rsidRDefault="003B5263" w:rsidP="003B5263">
      <w:pPr>
        <w:pStyle w:val="NormalWeb"/>
        <w:numPr>
          <w:ilvl w:val="0"/>
          <w:numId w:val="39"/>
        </w:numPr>
      </w:pPr>
      <w:r>
        <w:t xml:space="preserve">Selecting the downloaded </w:t>
      </w:r>
      <w:r>
        <w:rPr>
          <w:rStyle w:val="HTMLCode"/>
          <w:rFonts w:eastAsiaTheme="majorEastAsia"/>
        </w:rPr>
        <w:t>.</w:t>
      </w:r>
      <w:proofErr w:type="spellStart"/>
      <w:r>
        <w:rPr>
          <w:rStyle w:val="HTMLCode"/>
          <w:rFonts w:eastAsiaTheme="majorEastAsia"/>
        </w:rPr>
        <w:t>ipynb</w:t>
      </w:r>
      <w:proofErr w:type="spellEnd"/>
      <w:r>
        <w:t xml:space="preserve"> file.</w:t>
      </w:r>
    </w:p>
    <w:p w:rsidR="003B5263" w:rsidRDefault="003B5263" w:rsidP="003B5263">
      <w:pPr>
        <w:pStyle w:val="NormalWeb"/>
        <w:numPr>
          <w:ilvl w:val="0"/>
          <w:numId w:val="39"/>
        </w:numPr>
      </w:pPr>
      <w:r>
        <w:t>Running the cells to see A* find a path in a maze!</w:t>
      </w:r>
    </w:p>
    <w:p w:rsidR="003B5263" w:rsidRDefault="003B5263" w:rsidP="003B5263">
      <w:pPr>
        <w:pStyle w:val="NormalWeb"/>
      </w:pPr>
      <w:r>
        <w:t xml:space="preserve">Would you like me to add more features like diagonal movement, animation, or interactive input? </w:t>
      </w:r>
    </w:p>
    <w:p w:rsidR="003B5263" w:rsidRDefault="003B5263" w:rsidP="003B5263">
      <w:pPr>
        <w:pStyle w:val="Heading2"/>
      </w:pPr>
      <w:proofErr w:type="spellStart"/>
      <w:proofErr w:type="gramStart"/>
      <w:r>
        <w:rPr>
          <w:rStyle w:val="Strong"/>
          <w:b/>
          <w:bCs/>
        </w:rPr>
        <w:t>tep</w:t>
      </w:r>
      <w:proofErr w:type="spellEnd"/>
      <w:r>
        <w:rPr>
          <w:rStyle w:val="Strong"/>
          <w:b/>
          <w:bCs/>
        </w:rPr>
        <w:t>-by-Step</w:t>
      </w:r>
      <w:proofErr w:type="gramEnd"/>
      <w:r>
        <w:rPr>
          <w:rStyle w:val="Strong"/>
          <w:b/>
          <w:bCs/>
        </w:rPr>
        <w:t xml:space="preserve"> Guide to Set Up and Use AIMA-Python</w:t>
      </w:r>
    </w:p>
    <w:p w:rsidR="003B5263" w:rsidRDefault="003B5263" w:rsidP="003B5263">
      <w:pPr>
        <w:pStyle w:val="Heading3"/>
      </w:pPr>
      <w:r>
        <w:t>🧰 Prerequisites</w:t>
      </w:r>
    </w:p>
    <w:p w:rsidR="003B5263" w:rsidRDefault="003B5263" w:rsidP="003B5263">
      <w:pPr>
        <w:pStyle w:val="NormalWeb"/>
      </w:pPr>
      <w:r>
        <w:lastRenderedPageBreak/>
        <w:t>You’ll need:</w:t>
      </w:r>
    </w:p>
    <w:p w:rsidR="003B5263" w:rsidRDefault="003B5263" w:rsidP="003B5263">
      <w:pPr>
        <w:pStyle w:val="NormalWeb"/>
        <w:numPr>
          <w:ilvl w:val="0"/>
          <w:numId w:val="40"/>
        </w:numPr>
      </w:pPr>
      <w:r>
        <w:t>Python 3.x installed</w:t>
      </w:r>
    </w:p>
    <w:p w:rsidR="003B5263" w:rsidRDefault="003B5263" w:rsidP="003B5263">
      <w:pPr>
        <w:pStyle w:val="NormalWeb"/>
        <w:numPr>
          <w:ilvl w:val="0"/>
          <w:numId w:val="40"/>
        </w:numPr>
      </w:pPr>
      <w:r>
        <w:t>Git (optional, for cloning)</w:t>
      </w:r>
    </w:p>
    <w:p w:rsidR="003B5263" w:rsidRDefault="003B5263" w:rsidP="003B5263">
      <w:pPr>
        <w:pStyle w:val="NormalWeb"/>
        <w:numPr>
          <w:ilvl w:val="0"/>
          <w:numId w:val="40"/>
        </w:numPr>
      </w:pPr>
      <w:r>
        <w:t>Basic Python skills</w:t>
      </w:r>
    </w:p>
    <w:p w:rsidR="003B5263" w:rsidRDefault="003B5263" w:rsidP="003B5263">
      <w:r>
        <w:pict>
          <v:rect id="_x0000_i1065"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Step 1: Install AIMA-Python</w:t>
      </w:r>
    </w:p>
    <w:p w:rsidR="003B5263" w:rsidRDefault="003B5263" w:rsidP="003B5263">
      <w:pPr>
        <w:pStyle w:val="NormalWeb"/>
      </w:pPr>
      <w:r>
        <w:t>You can install it two ways:</w:t>
      </w:r>
    </w:p>
    <w:p w:rsidR="003B5263" w:rsidRDefault="003B5263" w:rsidP="003B5263">
      <w:pPr>
        <w:pStyle w:val="Heading4"/>
      </w:pPr>
      <w:r>
        <w:rPr>
          <w:rFonts w:ascii="Segoe UI Symbol" w:hAnsi="Segoe UI Symbol" w:cs="Segoe UI Symbol"/>
        </w:rPr>
        <w:t>📌</w:t>
      </w:r>
      <w:r>
        <w:t xml:space="preserve"> Option A: Using Git</w:t>
      </w:r>
    </w:p>
    <w:p w:rsidR="003B5263" w:rsidRDefault="003B5263" w:rsidP="003B5263">
      <w:pPr>
        <w:pStyle w:val="HTMLPreformatted"/>
      </w:pPr>
      <w:proofErr w:type="gramStart"/>
      <w:r>
        <w:t>bash</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git</w:t>
      </w:r>
      <w:proofErr w:type="gramEnd"/>
      <w:r>
        <w:rPr>
          <w:rStyle w:val="HTMLCode"/>
          <w:rFonts w:eastAsiaTheme="majorEastAsia"/>
        </w:rPr>
        <w:t xml:space="preserve"> </w:t>
      </w:r>
      <w:r>
        <w:rPr>
          <w:rStyle w:val="hljs-builtin"/>
        </w:rPr>
        <w:t>clone</w:t>
      </w:r>
      <w:r>
        <w:rPr>
          <w:rStyle w:val="HTMLCode"/>
          <w:rFonts w:eastAsiaTheme="majorEastAsia"/>
        </w:rPr>
        <w:t xml:space="preserve"> https://github.com/aimacode/aima-python.git</w:t>
      </w:r>
    </w:p>
    <w:p w:rsidR="003B5263" w:rsidRDefault="003B5263" w:rsidP="003B5263">
      <w:pPr>
        <w:pStyle w:val="HTMLPreformatted"/>
        <w:rPr>
          <w:rStyle w:val="HTMLCode"/>
          <w:rFonts w:eastAsiaTheme="majorEastAsia"/>
        </w:rPr>
      </w:pPr>
      <w:proofErr w:type="gramStart"/>
      <w:r>
        <w:rPr>
          <w:rStyle w:val="hljs-builtin"/>
        </w:rPr>
        <w:t>cd</w:t>
      </w:r>
      <w:proofErr w:type="gramEnd"/>
      <w:r>
        <w:rPr>
          <w:rStyle w:val="HTMLCode"/>
          <w:rFonts w:eastAsiaTheme="majorEastAsia"/>
        </w:rPr>
        <w:t xml:space="preserve">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roofErr w:type="gramStart"/>
      <w:r>
        <w:rPr>
          <w:rStyle w:val="HTMLCode"/>
          <w:rFonts w:eastAsiaTheme="majorEastAsia"/>
        </w:rPr>
        <w:t>pip</w:t>
      </w:r>
      <w:proofErr w:type="gramEnd"/>
      <w:r>
        <w:rPr>
          <w:rStyle w:val="HTMLCode"/>
          <w:rFonts w:eastAsiaTheme="majorEastAsia"/>
        </w:rPr>
        <w:t xml:space="preserve"> install -r requirements.txt</w:t>
      </w:r>
    </w:p>
    <w:p w:rsidR="003B5263" w:rsidRDefault="003B5263" w:rsidP="003B5263">
      <w:pPr>
        <w:pStyle w:val="Heading4"/>
      </w:pPr>
      <w:r>
        <w:rPr>
          <w:rFonts w:ascii="Segoe UI Symbol" w:hAnsi="Segoe UI Symbol" w:cs="Segoe UI Symbol"/>
        </w:rPr>
        <w:t>📌</w:t>
      </w:r>
      <w:r>
        <w:t xml:space="preserve"> Option B: Using Google </w:t>
      </w:r>
      <w:proofErr w:type="spellStart"/>
      <w:r>
        <w:t>Colab</w:t>
      </w:r>
      <w:proofErr w:type="spellEnd"/>
      <w:r>
        <w:t xml:space="preserve"> (No install needed)</w:t>
      </w:r>
    </w:p>
    <w:p w:rsidR="003B5263" w:rsidRDefault="003B5263" w:rsidP="003B5263">
      <w:pPr>
        <w:pStyle w:val="NormalWeb"/>
        <w:numPr>
          <w:ilvl w:val="0"/>
          <w:numId w:val="41"/>
        </w:numPr>
      </w:pPr>
      <w:r>
        <w:t xml:space="preserve">Open: </w:t>
      </w:r>
      <w:hyperlink r:id="rId27" w:tgtFrame="_new" w:history="1">
        <w:r>
          <w:rPr>
            <w:rStyle w:val="Hyperlink"/>
          </w:rPr>
          <w:t xml:space="preserve">AIMA </w:t>
        </w:r>
        <w:proofErr w:type="spellStart"/>
        <w:r>
          <w:rPr>
            <w:rStyle w:val="Hyperlink"/>
          </w:rPr>
          <w:t>Colab</w:t>
        </w:r>
        <w:proofErr w:type="spellEnd"/>
        <w:r>
          <w:rPr>
            <w:rStyle w:val="Hyperlink"/>
          </w:rPr>
          <w:t xml:space="preserve"> Notebooks</w:t>
        </w:r>
      </w:hyperlink>
    </w:p>
    <w:p w:rsidR="003B5263" w:rsidRDefault="003B5263" w:rsidP="003B5263">
      <w:pPr>
        <w:pStyle w:val="NormalWeb"/>
        <w:numPr>
          <w:ilvl w:val="0"/>
          <w:numId w:val="41"/>
        </w:numPr>
      </w:pPr>
      <w:r>
        <w:t xml:space="preserve">Click “Open in </w:t>
      </w:r>
      <w:proofErr w:type="spellStart"/>
      <w:r>
        <w:t>Colab</w:t>
      </w:r>
      <w:proofErr w:type="spellEnd"/>
      <w:r>
        <w:t>”</w:t>
      </w:r>
    </w:p>
    <w:p w:rsidR="003B5263" w:rsidRDefault="003B5263" w:rsidP="003B5263">
      <w:pPr>
        <w:pStyle w:val="NormalWeb"/>
        <w:numPr>
          <w:ilvl w:val="0"/>
          <w:numId w:val="41"/>
        </w:numPr>
      </w:pPr>
      <w:r>
        <w:t>Run the code blocks to interact with AI algorithms</w:t>
      </w:r>
    </w:p>
    <w:p w:rsidR="003B5263" w:rsidRDefault="003B5263" w:rsidP="003B5263">
      <w:r>
        <w:pict>
          <v:rect id="_x0000_i1066" style="width:0;height:1.5pt" o:hralign="center" o:hrstd="t" o:hr="t" fillcolor="#a0a0a0" stroked="f"/>
        </w:pict>
      </w:r>
    </w:p>
    <w:p w:rsidR="003B5263" w:rsidRDefault="003B5263" w:rsidP="003B5263">
      <w:pPr>
        <w:pStyle w:val="Heading3"/>
      </w:pPr>
      <w:r>
        <w:t>🧠 Step 2: Try a Basic Search Problem</w:t>
      </w:r>
    </w:p>
    <w:p w:rsidR="003B5263" w:rsidRDefault="003B5263" w:rsidP="003B5263">
      <w:pPr>
        <w:pStyle w:val="NormalWeb"/>
      </w:pPr>
      <w:r>
        <w:t xml:space="preserve">Example: </w:t>
      </w:r>
      <w:r>
        <w:rPr>
          <w:rStyle w:val="Strong"/>
        </w:rPr>
        <w:t>Solving the 8-puzzle with A* search</w:t>
      </w:r>
    </w:p>
    <w:p w:rsidR="003B5263" w:rsidRDefault="003B5263" w:rsidP="003B5263">
      <w:pPr>
        <w:pStyle w:val="Heading4"/>
      </w:pPr>
      <w:r>
        <w:t>Sample code:</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the goal state</w:t>
      </w:r>
    </w:p>
    <w:p w:rsidR="003B5263" w:rsidRDefault="003B5263" w:rsidP="003B5263">
      <w:pPr>
        <w:pStyle w:val="HTMLPreformatted"/>
        <w:rPr>
          <w:rStyle w:val="HTMLCode"/>
          <w:rFonts w:eastAsiaTheme="majorEastAsia"/>
        </w:rPr>
      </w:pPr>
      <w:proofErr w:type="gramStart"/>
      <w:r>
        <w:rPr>
          <w:rStyle w:val="HTMLCode"/>
          <w:rFonts w:eastAsiaTheme="majorEastAsia"/>
        </w:rPr>
        <w:t>goal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7</w:t>
      </w:r>
      <w:r>
        <w:rPr>
          <w:rStyle w:val="HTMLCode"/>
          <w:rFonts w:eastAsiaTheme="majorEastAsia"/>
        </w:rPr>
        <w:t>,</w:t>
      </w:r>
      <w:r>
        <w:rPr>
          <w:rStyle w:val="hljs-number"/>
        </w:rPr>
        <w:t>8</w:t>
      </w:r>
      <w:r>
        <w:rPr>
          <w:rStyle w:val="HTMLCode"/>
          <w:rFonts w:eastAsiaTheme="majorEastAsia"/>
        </w:rPr>
        <w:t>,</w:t>
      </w:r>
      <w:r>
        <w:rPr>
          <w:rStyle w:val="hljs-number"/>
        </w:rPr>
        <w:t>0</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Create initial state</w:t>
      </w:r>
    </w:p>
    <w:p w:rsidR="003B5263" w:rsidRDefault="003B5263" w:rsidP="003B5263">
      <w:pPr>
        <w:pStyle w:val="HTMLPreformatted"/>
        <w:rPr>
          <w:rStyle w:val="HTMLCode"/>
          <w:rFonts w:eastAsiaTheme="majorEastAsia"/>
        </w:rPr>
      </w:pPr>
      <w:proofErr w:type="gramStart"/>
      <w:r>
        <w:rPr>
          <w:rStyle w:val="HTMLCode"/>
          <w:rFonts w:eastAsiaTheme="majorEastAsia"/>
        </w:rPr>
        <w:t>initial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0</w:t>
      </w:r>
      <w:r>
        <w:rPr>
          <w:rStyle w:val="HTMLCode"/>
          <w:rFonts w:eastAsiaTheme="majorEastAsia"/>
        </w:rPr>
        <w:t>,</w:t>
      </w:r>
      <w:r>
        <w:rPr>
          <w:rStyle w:val="hljs-number"/>
        </w:rPr>
        <w:t>7</w:t>
      </w:r>
      <w:r>
        <w:rPr>
          <w:rStyle w:val="HTMLCode"/>
          <w:rFonts w:eastAsiaTheme="majorEastAsia"/>
        </w:rPr>
        <w:t>,</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Use AIMA's </w:t>
      </w:r>
      <w:proofErr w:type="spellStart"/>
      <w:r>
        <w:rPr>
          <w:rStyle w:val="hljs-comment"/>
        </w:rPr>
        <w:t>EightPuzzle</w:t>
      </w:r>
      <w:proofErr w:type="spellEnd"/>
      <w:r>
        <w:rPr>
          <w:rStyle w:val="hljs-comment"/>
        </w:rPr>
        <w:t xml:space="preserve"> class</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r>
        <w:rPr>
          <w:rStyle w:val="hljs-builtin"/>
        </w:rPr>
        <w:t>tuple</w:t>
      </w:r>
      <w:r>
        <w:rPr>
          <w:rStyle w:val="HTMLCode"/>
          <w:rFonts w:eastAsiaTheme="majorEastAsia"/>
        </w:rPr>
        <w:t>(initial))</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Print solution steps</w:t>
      </w:r>
    </w:p>
    <w:p w:rsidR="003B5263" w:rsidRDefault="003B5263" w:rsidP="003B5263">
      <w:pPr>
        <w:pStyle w:val="HTMLPreformatted"/>
        <w:rPr>
          <w:rStyle w:val="HTMLCode"/>
          <w:rFonts w:eastAsiaTheme="majorEastAsia"/>
        </w:rPr>
      </w:pPr>
      <w:proofErr w:type="gramStart"/>
      <w:r>
        <w:rPr>
          <w:rStyle w:val="hljs-keyword"/>
        </w:rPr>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result.path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 State:\n</w:t>
      </w:r>
      <w:r>
        <w:rPr>
          <w:rStyle w:val="hljs-subst"/>
        </w:rPr>
        <w:t>{state}</w:t>
      </w:r>
      <w:r>
        <w:rPr>
          <w:rStyle w:val="HTMLCode"/>
          <w:rFonts w:eastAsiaTheme="majorEastAsia"/>
        </w:rPr>
        <w:t>")</w:t>
      </w:r>
    </w:p>
    <w:p w:rsidR="003B5263" w:rsidRDefault="003B5263" w:rsidP="003B5263">
      <w:pPr>
        <w:pStyle w:val="NormalWeb"/>
      </w:pPr>
      <w:r>
        <w:lastRenderedPageBreak/>
        <w:t xml:space="preserve">Make sure you run this inside the </w:t>
      </w:r>
      <w:proofErr w:type="spellStart"/>
      <w:r>
        <w:rPr>
          <w:rStyle w:val="HTMLCode"/>
          <w:rFonts w:eastAsiaTheme="majorEastAsia"/>
        </w:rPr>
        <w:t>aima</w:t>
      </w:r>
      <w:proofErr w:type="spellEnd"/>
      <w:r>
        <w:rPr>
          <w:rStyle w:val="HTMLCode"/>
          <w:rFonts w:eastAsiaTheme="majorEastAsia"/>
        </w:rPr>
        <w:t>-python</w:t>
      </w:r>
      <w:r>
        <w:t xml:space="preserve"> folder or use a </w:t>
      </w:r>
      <w:proofErr w:type="spellStart"/>
      <w:r>
        <w:t>Colab</w:t>
      </w:r>
      <w:proofErr w:type="spellEnd"/>
      <w:r>
        <w:t xml:space="preserve"> notebook.</w:t>
      </w:r>
    </w:p>
    <w:p w:rsidR="003B5263" w:rsidRDefault="003B5263" w:rsidP="003B5263">
      <w:r>
        <w:pict>
          <v:rect id="_x0000_i1067" style="width:0;height:1.5pt" o:hralign="center" o:hrstd="t" o:hr="t" fillcolor="#a0a0a0" stroked="f"/>
        </w:pict>
      </w:r>
    </w:p>
    <w:p w:rsidR="003B5263" w:rsidRDefault="003B5263" w:rsidP="003B5263">
      <w:pPr>
        <w:pStyle w:val="Heading3"/>
      </w:pPr>
      <w:r>
        <w:t>🧪 Step 3: Try a Custom Search Problem (Like a Maze)</w:t>
      </w:r>
    </w:p>
    <w:p w:rsidR="003B5263" w:rsidRDefault="003B5263" w:rsidP="003B5263">
      <w:pPr>
        <w:pStyle w:val="NormalWeb"/>
      </w:pPr>
      <w:r>
        <w:t xml:space="preserve">You can define your own state spaces using the </w:t>
      </w:r>
      <w:r>
        <w:rPr>
          <w:rStyle w:val="HTMLCode"/>
          <w:rFonts w:eastAsiaTheme="majorEastAsia"/>
        </w:rPr>
        <w:t>Problem</w:t>
      </w:r>
      <w:r>
        <w:t xml:space="preserve"> class:</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proofErr w:type="spellStart"/>
      <w:r>
        <w:rPr>
          <w:rStyle w:val="hljs-title"/>
        </w:rPr>
        <w:t>SimpleMaze</w:t>
      </w:r>
      <w:proofErr w:type="spellEnd"/>
      <w:r>
        <w:rPr>
          <w:rStyle w:val="HTMLCode"/>
          <w:rFonts w:eastAsiaTheme="majorEastAsia"/>
        </w:rPr>
        <w:t>(</w:t>
      </w:r>
      <w:r>
        <w:rPr>
          <w:rStyle w:val="hljs-title"/>
        </w:rPr>
        <w:t>Problem</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__</w:t>
      </w:r>
      <w:proofErr w:type="spellStart"/>
      <w:r>
        <w:rPr>
          <w:rStyle w:val="hljs-title"/>
        </w:rPr>
        <w:t>init</w:t>
      </w:r>
      <w:proofErr w:type="spellEnd"/>
      <w:r>
        <w:rPr>
          <w:rStyle w:val="hljs-title"/>
        </w:rPr>
        <w:t>__</w:t>
      </w:r>
      <w:r>
        <w:rPr>
          <w:rStyle w:val="HTMLCode"/>
          <w:rFonts w:eastAsiaTheme="majorEastAsia"/>
        </w:rPr>
        <w:t>(</w:t>
      </w:r>
      <w:r>
        <w:rPr>
          <w:rStyle w:val="hljs-params"/>
        </w:rPr>
        <w:t>self, initial, goal</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super</w:t>
      </w:r>
      <w:r>
        <w:rPr>
          <w:rStyle w:val="HTMLCode"/>
          <w:rFonts w:eastAsiaTheme="majorEastAsia"/>
        </w:rPr>
        <w:t>(</w:t>
      </w:r>
      <w:proofErr w:type="gramEnd"/>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__(initial, goal)</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actions</w:t>
      </w:r>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possible moves (up, down, left, right)</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result</w:t>
      </w:r>
      <w:r>
        <w:rPr>
          <w:rStyle w:val="HTMLCode"/>
          <w:rFonts w:eastAsiaTheme="majorEastAsia"/>
        </w:rPr>
        <w:t>(</w:t>
      </w:r>
      <w:r>
        <w:rPr>
          <w:rStyle w:val="hljs-params"/>
        </w:rPr>
        <w:t>self, state, action</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new state after action</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goal_test</w:t>
      </w:r>
      <w:proofErr w:type="spellEnd"/>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state == </w:t>
      </w:r>
      <w:proofErr w:type="spellStart"/>
      <w:r>
        <w:rPr>
          <w:rStyle w:val="HTMLCode"/>
          <w:rFonts w:eastAsiaTheme="majorEastAsia"/>
        </w:rPr>
        <w:t>self.goal</w:t>
      </w:r>
      <w:proofErr w:type="spellEnd"/>
    </w:p>
    <w:p w:rsidR="003B5263" w:rsidRDefault="003B5263" w:rsidP="003B5263">
      <w:pPr>
        <w:pStyle w:val="NormalWeb"/>
      </w:pPr>
      <w:r>
        <w:t>Then solve it:</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problem</w:t>
      </w:r>
      <w:proofErr w:type="gramEnd"/>
      <w:r>
        <w:rPr>
          <w:rStyle w:val="HTMLCode"/>
          <w:rFonts w:eastAsiaTheme="majorEastAsia"/>
        </w:rPr>
        <w:t xml:space="preserve"> = </w:t>
      </w:r>
      <w:proofErr w:type="spellStart"/>
      <w:r>
        <w:rPr>
          <w:rStyle w:val="HTMLCode"/>
          <w:rFonts w:eastAsiaTheme="majorEastAsia"/>
        </w:rPr>
        <w:t>SimpleMaze</w:t>
      </w:r>
      <w:proofErr w:type="spellEnd"/>
      <w:r>
        <w:rPr>
          <w:rStyle w:val="HTMLCode"/>
          <w:rFonts w:eastAsiaTheme="majorEastAsia"/>
        </w:rPr>
        <w:t>((</w:t>
      </w:r>
      <w:r>
        <w:rPr>
          <w:rStyle w:val="hljs-number"/>
        </w:rPr>
        <w:t>0</w:t>
      </w:r>
      <w:r>
        <w:rPr>
          <w:rStyle w:val="HTMLCode"/>
          <w:rFonts w:eastAsiaTheme="majorEastAsia"/>
        </w:rPr>
        <w:t>,</w:t>
      </w:r>
      <w:r>
        <w:rPr>
          <w:rStyle w:val="hljs-number"/>
        </w:rPr>
        <w:t>0</w:t>
      </w:r>
      <w:r>
        <w:rPr>
          <w:rStyle w:val="HTMLCode"/>
          <w:rFonts w:eastAsiaTheme="majorEastAsia"/>
        </w:rPr>
        <w:t>), (</w:t>
      </w:r>
      <w:r>
        <w:rPr>
          <w:rStyle w:val="hljs-number"/>
        </w:rPr>
        <w:t>4</w:t>
      </w:r>
      <w:r>
        <w:rPr>
          <w:rStyle w:val="HTMLCode"/>
          <w:rFonts w:eastAsiaTheme="majorEastAsia"/>
        </w:rPr>
        <w:t>,</w:t>
      </w:r>
      <w:r>
        <w:rPr>
          <w:rStyle w:val="hljs-number"/>
        </w:rPr>
        <w:t>4</w:t>
      </w:r>
      <w:r>
        <w:rPr>
          <w:rStyle w:val="HTMLCode"/>
          <w:rFonts w:eastAsiaTheme="majorEastAsia"/>
        </w:rPr>
        <w:t>))</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(problem)</w:t>
      </w:r>
    </w:p>
    <w:p w:rsidR="003B5263" w:rsidRDefault="003B5263" w:rsidP="003B5263">
      <w:r>
        <w:pict>
          <v:rect id="_x0000_i1068" style="width:0;height:1.5pt" o:hralign="center" o:hrstd="t" o:hr="t" fillcolor="#a0a0a0" stroked="f"/>
        </w:pict>
      </w:r>
    </w:p>
    <w:p w:rsidR="003B5263" w:rsidRDefault="003B5263" w:rsidP="003B5263">
      <w:pPr>
        <w:pStyle w:val="Heading3"/>
      </w:pPr>
      <w:r>
        <w:t>🧩 Try These Exercises</w:t>
      </w:r>
    </w:p>
    <w:p w:rsidR="003B5263" w:rsidRDefault="003B5263" w:rsidP="003B5263">
      <w:pPr>
        <w:pStyle w:val="NormalWeb"/>
        <w:numPr>
          <w:ilvl w:val="0"/>
          <w:numId w:val="42"/>
        </w:numPr>
      </w:pPr>
      <w:r>
        <w:t xml:space="preserve">Solve the </w:t>
      </w:r>
      <w:r>
        <w:rPr>
          <w:rStyle w:val="Strong"/>
        </w:rPr>
        <w:t>Missionaries and Cannibals</w:t>
      </w:r>
      <w:r>
        <w:t xml:space="preserve"> using BFS</w:t>
      </w:r>
    </w:p>
    <w:p w:rsidR="003B5263" w:rsidRDefault="003B5263" w:rsidP="003B5263">
      <w:pPr>
        <w:pStyle w:val="NormalWeb"/>
        <w:numPr>
          <w:ilvl w:val="0"/>
          <w:numId w:val="42"/>
        </w:numPr>
      </w:pPr>
      <w:r>
        <w:t xml:space="preserve">Modify heuristics for </w:t>
      </w:r>
      <w:r>
        <w:rPr>
          <w:rStyle w:val="Strong"/>
        </w:rPr>
        <w:t>8-puzzle</w:t>
      </w:r>
      <w:r>
        <w:t xml:space="preserve"> and compare performance</w:t>
      </w:r>
    </w:p>
    <w:p w:rsidR="003B5263" w:rsidRDefault="003B5263" w:rsidP="003B5263">
      <w:pPr>
        <w:pStyle w:val="NormalWeb"/>
        <w:numPr>
          <w:ilvl w:val="0"/>
          <w:numId w:val="42"/>
        </w:numPr>
      </w:pPr>
      <w:r>
        <w:t xml:space="preserve">Implement a </w:t>
      </w:r>
      <w:r>
        <w:rPr>
          <w:rStyle w:val="Strong"/>
        </w:rPr>
        <w:t>maze navigation</w:t>
      </w:r>
      <w:r>
        <w:t xml:space="preserve"> using DFS and A*</w:t>
      </w:r>
    </w:p>
    <w:p w:rsidR="003B5263" w:rsidRDefault="003B5263" w:rsidP="003B5263">
      <w:r>
        <w:pict>
          <v:rect id="_x0000_i1069" style="width:0;height:1.5pt" o:hralign="center" o:hrstd="t" o:hr="t" fillcolor="#a0a0a0" stroked="f"/>
        </w:pict>
      </w:r>
    </w:p>
    <w:p w:rsidR="003B5263" w:rsidRDefault="003B5263" w:rsidP="003B5263">
      <w:pPr>
        <w:pStyle w:val="NormalWeb"/>
      </w:pPr>
      <w:r>
        <w:t xml:space="preserve">Would you like help with any specific example (e.g., Maze solver, 8-puzzle, Missionaries and Cannibals) or prefer using </w:t>
      </w:r>
      <w:r>
        <w:rPr>
          <w:rStyle w:val="Strong"/>
        </w:rPr>
        <w:t xml:space="preserve">Google </w:t>
      </w:r>
      <w:proofErr w:type="spellStart"/>
      <w:r>
        <w:rPr>
          <w:rStyle w:val="Strong"/>
        </w:rPr>
        <w:t>Colab</w:t>
      </w:r>
      <w:proofErr w:type="spellEnd"/>
      <w:r>
        <w:t xml:space="preserve"> to avoid installation?</w:t>
      </w:r>
    </w:p>
    <w:p w:rsidR="003B5263" w:rsidRDefault="003B5263" w:rsidP="003B5263">
      <w:pPr>
        <w:pStyle w:val="Heading5"/>
      </w:pPr>
      <w:r>
        <w:t>You said:</w:t>
      </w:r>
    </w:p>
    <w:p w:rsidR="003B5263" w:rsidRDefault="003B5263" w:rsidP="003B5263">
      <w:proofErr w:type="gramStart"/>
      <w:r>
        <w:t>using</w:t>
      </w:r>
      <w:proofErr w:type="gramEnd"/>
      <w:r>
        <w:t xml:space="preserve"> Google </w:t>
      </w:r>
      <w:proofErr w:type="spellStart"/>
      <w:r>
        <w:t>Colab</w:t>
      </w:r>
      <w:proofErr w:type="spellEnd"/>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Perfect! Here's how you can </w:t>
      </w:r>
      <w:r>
        <w:rPr>
          <w:rStyle w:val="Strong"/>
        </w:rPr>
        <w:t xml:space="preserve">use AIMA-Python in Google </w:t>
      </w:r>
      <w:proofErr w:type="spellStart"/>
      <w:r>
        <w:rPr>
          <w:rStyle w:val="Strong"/>
        </w:rPr>
        <w:t>Colab</w:t>
      </w:r>
      <w:proofErr w:type="spellEnd"/>
      <w:r>
        <w:t xml:space="preserve"> step-by-step, with </w:t>
      </w:r>
      <w:r>
        <w:rPr>
          <w:rStyle w:val="Strong"/>
        </w:rPr>
        <w:t>copy-paste-ready code</w:t>
      </w:r>
      <w:r>
        <w:t xml:space="preserve"> to get started right away.</w:t>
      </w:r>
    </w:p>
    <w:p w:rsidR="003B5263" w:rsidRDefault="003B5263" w:rsidP="003B5263">
      <w:r>
        <w:pict>
          <v:rect id="_x0000_i1070" style="width:0;height:1.5pt" o:hralign="center" o:hrstd="t" o:hr="t" fillcolor="#a0a0a0" stroked="f"/>
        </w:pict>
      </w:r>
    </w:p>
    <w:p w:rsidR="003B5263" w:rsidRDefault="003B5263" w:rsidP="003B5263">
      <w:pPr>
        <w:pStyle w:val="Heading2"/>
      </w:pPr>
      <w:r>
        <w:rPr>
          <w:rFonts w:ascii="Segoe UI Symbol" w:hAnsi="Segoe UI Symbol" w:cs="Segoe UI Symbol"/>
        </w:rPr>
        <w:lastRenderedPageBreak/>
        <w:t>🚀</w:t>
      </w:r>
      <w:r>
        <w:t xml:space="preserve"> Step-by-Step: AIMA-Python in Google </w:t>
      </w:r>
      <w:proofErr w:type="spellStart"/>
      <w:r>
        <w:t>Colab</w:t>
      </w:r>
      <w:proofErr w:type="spellEnd"/>
    </w:p>
    <w:p w:rsidR="003B5263" w:rsidRDefault="003B5263" w:rsidP="003B5263">
      <w:pPr>
        <w:pStyle w:val="Heading3"/>
      </w:pPr>
      <w:r>
        <w:t xml:space="preserve">✅ Step 1: Open </w:t>
      </w:r>
      <w:proofErr w:type="spellStart"/>
      <w:r>
        <w:t>Colab</w:t>
      </w:r>
      <w:proofErr w:type="spellEnd"/>
    </w:p>
    <w:p w:rsidR="003B5263" w:rsidRDefault="003B5263" w:rsidP="003B5263">
      <w:pPr>
        <w:pStyle w:val="NormalWeb"/>
      </w:pPr>
      <w:r>
        <w:t>Go to https://colab.research.google.com</w:t>
      </w:r>
    </w:p>
    <w:p w:rsidR="003B5263" w:rsidRDefault="003B5263" w:rsidP="003B5263">
      <w:r>
        <w:pict>
          <v:rect id="_x0000_i1071" style="width:0;height:1.5pt" o:hralign="center" o:hrstd="t" o:hr="t" fillcolor="#a0a0a0" stroked="f"/>
        </w:pict>
      </w:r>
    </w:p>
    <w:p w:rsidR="003B5263" w:rsidRDefault="003B5263" w:rsidP="003B5263">
      <w:pPr>
        <w:pStyle w:val="Heading3"/>
      </w:pPr>
      <w:r>
        <w:t xml:space="preserve">✅ Step 2: Run AIMA-Python in </w:t>
      </w:r>
      <w:proofErr w:type="spellStart"/>
      <w:r>
        <w:t>Colab</w:t>
      </w:r>
      <w:proofErr w:type="spellEnd"/>
    </w:p>
    <w:p w:rsidR="003B5263" w:rsidRDefault="003B5263" w:rsidP="003B5263">
      <w:pPr>
        <w:pStyle w:val="Heading4"/>
      </w:pPr>
      <w:r>
        <w:rPr>
          <w:rFonts w:ascii="Segoe UI Symbol" w:hAnsi="Segoe UI Symbol" w:cs="Segoe UI Symbol"/>
        </w:rPr>
        <w:t>📄</w:t>
      </w:r>
      <w:r>
        <w:t xml:space="preserve"> Copy &amp; paste this into a new </w:t>
      </w:r>
      <w:proofErr w:type="spellStart"/>
      <w:r>
        <w:t>Colab</w:t>
      </w:r>
      <w:proofErr w:type="spellEnd"/>
      <w:r>
        <w:t xml:space="preserve"> notebook:</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STEP 1: Clone the AIMA-Python repo</w:t>
      </w:r>
    </w:p>
    <w:p w:rsidR="003B5263" w:rsidRDefault="003B5263" w:rsidP="003B5263">
      <w:pPr>
        <w:pStyle w:val="HTMLPreformatted"/>
        <w:rPr>
          <w:rStyle w:val="HTMLCode"/>
          <w:rFonts w:eastAsiaTheme="majorEastAsia"/>
        </w:rPr>
      </w:pPr>
      <w:r>
        <w:rPr>
          <w:rStyle w:val="HTMLCode"/>
          <w:rFonts w:eastAsiaTheme="majorEastAsia"/>
        </w:rPr>
        <w:t>!git clone https://github.com/aimacode/aima-python.git</w:t>
      </w:r>
    </w:p>
    <w:p w:rsidR="003B5263" w:rsidRDefault="003B5263" w:rsidP="003B5263">
      <w:pPr>
        <w:pStyle w:val="HTMLPreformatted"/>
        <w:rPr>
          <w:rStyle w:val="HTMLCode"/>
          <w:rFonts w:eastAsiaTheme="majorEastAsia"/>
        </w:rPr>
      </w:pPr>
      <w:r>
        <w:rPr>
          <w:rStyle w:val="HTMLCode"/>
          <w:rFonts w:eastAsiaTheme="majorEastAsia"/>
        </w:rPr>
        <w:t xml:space="preserve">%cd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STEP 2: Install required packages</w:t>
      </w:r>
    </w:p>
    <w:p w:rsidR="003B5263" w:rsidRDefault="003B5263" w:rsidP="003B5263">
      <w:pPr>
        <w:pStyle w:val="HTMLPreformatted"/>
        <w:rPr>
          <w:rStyle w:val="HTMLCode"/>
          <w:rFonts w:eastAsiaTheme="majorEastAsia"/>
        </w:rPr>
      </w:pPr>
      <w:r>
        <w:rPr>
          <w:rStyle w:val="HTMLCode"/>
          <w:rFonts w:eastAsiaTheme="majorEastAsia"/>
        </w:rPr>
        <w:t>!pip install -r requirements.txt</w:t>
      </w:r>
    </w:p>
    <w:p w:rsidR="003B5263" w:rsidRDefault="003B5263" w:rsidP="003B5263">
      <w:r>
        <w:pict>
          <v:rect id="_x0000_i1072" style="width:0;height:1.5pt" o:hralign="center" o:hrstd="t" o:hr="t" fillcolor="#a0a0a0" stroked="f"/>
        </w:pict>
      </w:r>
    </w:p>
    <w:p w:rsidR="003B5263" w:rsidRDefault="003B5263" w:rsidP="003B5263">
      <w:pPr>
        <w:pStyle w:val="Heading3"/>
      </w:pPr>
      <w:r>
        <w:t>✅ Step 3: Try a Sample Problem – 8 Puzzle with A*</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xml:space="preserve"># STEP 3: Import the </w:t>
      </w:r>
      <w:proofErr w:type="spellStart"/>
      <w:r>
        <w:rPr>
          <w:rStyle w:val="hljs-comment"/>
        </w:rPr>
        <w:t>EightPuzzle</w:t>
      </w:r>
      <w:proofErr w:type="spellEnd"/>
      <w:r>
        <w:rPr>
          <w:rStyle w:val="hljs-comment"/>
        </w:rPr>
        <w:t xml:space="preserve"> problem and A* search</w:t>
      </w:r>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roofErr w:type="spellStart"/>
      <w:r>
        <w:rPr>
          <w:rStyle w:val="HTMLCode"/>
          <w:rFonts w:eastAsiaTheme="majorEastAsia"/>
        </w:rPr>
        <w:t>astar_search</w:t>
      </w:r>
      <w:proofErr w:type="spellEnd"/>
      <w:r>
        <w:rPr>
          <w:rStyle w:val="HTMLCode"/>
          <w:rFonts w:eastAsiaTheme="majorEastAsia"/>
        </w:rPr>
        <w:t xml:space="preserve">, </w:t>
      </w:r>
      <w:proofErr w:type="spellStart"/>
      <w:r>
        <w:rPr>
          <w:rStyle w:val="HTMLCode"/>
          <w:rFonts w:eastAsiaTheme="majorEastAsia"/>
        </w:rPr>
        <w:t>EightPuzzle</w:t>
      </w:r>
      <w:proofErr w:type="spellEnd"/>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initial state (as a tuple of tuples)</w:t>
      </w:r>
    </w:p>
    <w:p w:rsidR="003B5263" w:rsidRDefault="003B5263" w:rsidP="003B5263">
      <w:pPr>
        <w:pStyle w:val="HTMLPreformatted"/>
        <w:rPr>
          <w:rStyle w:val="HTMLCode"/>
          <w:rFonts w:eastAsiaTheme="majorEastAsia"/>
        </w:rPr>
      </w:pPr>
      <w:proofErr w:type="spellStart"/>
      <w:r>
        <w:rPr>
          <w:rStyle w:val="HTMLCode"/>
          <w:rFonts w:eastAsiaTheme="majorEastAsia"/>
        </w:rPr>
        <w:t>initial_state</w:t>
      </w:r>
      <w:proofErr w:type="spellEnd"/>
      <w:r>
        <w:rPr>
          <w:rStyle w:val="HTMLCode"/>
          <w:rFonts w:eastAsiaTheme="majorEastAsia"/>
        </w:rPr>
        <w:t xml:space="preserve"> = ((</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w:t>
      </w:r>
      <w:r>
        <w:rPr>
          <w:rStyle w:val="hljs-number"/>
        </w:rPr>
        <w:t>4</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6</w:t>
      </w:r>
      <w:r>
        <w:rPr>
          <w:rStyle w:val="HTMLCode"/>
          <w:rFonts w:eastAsiaTheme="majorEastAsia"/>
        </w:rPr>
        <w:t>), (</w:t>
      </w:r>
      <w:r>
        <w:rPr>
          <w:rStyle w:val="hljs-number"/>
        </w:rPr>
        <w:t>0</w:t>
      </w:r>
      <w:r>
        <w:rPr>
          <w:rStyle w:val="HTMLCode"/>
          <w:rFonts w:eastAsiaTheme="majorEastAsia"/>
        </w:rPr>
        <w:t xml:space="preserve">, </w:t>
      </w:r>
      <w:r>
        <w:rPr>
          <w:rStyle w:val="hljs-number"/>
        </w:rPr>
        <w:t>7</w:t>
      </w:r>
      <w:r>
        <w:rPr>
          <w:rStyle w:val="HTMLCode"/>
          <w:rFonts w:eastAsiaTheme="majorEastAsia"/>
        </w:rPr>
        <w:t xml:space="preserve">, </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w:t>
      </w:r>
      <w:proofErr w:type="gramStart"/>
      <w:r>
        <w:rPr>
          <w:rStyle w:val="hljs-comment"/>
        </w:rPr>
        <w:t>Create</w:t>
      </w:r>
      <w:proofErr w:type="gramEnd"/>
      <w:r>
        <w:rPr>
          <w:rStyle w:val="hljs-comment"/>
        </w:rPr>
        <w:t xml:space="preserve"> </w:t>
      </w:r>
      <w:proofErr w:type="spellStart"/>
      <w:r>
        <w:rPr>
          <w:rStyle w:val="hljs-comment"/>
        </w:rPr>
        <w:t>EightPuzzle</w:t>
      </w:r>
      <w:proofErr w:type="spellEnd"/>
      <w:r>
        <w:rPr>
          <w:rStyle w:val="hljs-comment"/>
        </w:rPr>
        <w:t xml:space="preserve"> instance</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proofErr w:type="spellStart"/>
      <w:r>
        <w:rPr>
          <w:rStyle w:val="HTMLCode"/>
          <w:rFonts w:eastAsiaTheme="majorEastAsia"/>
        </w:rPr>
        <w:t>initial_state</w:t>
      </w:r>
      <w:proofErr w:type="spellEnd"/>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solution</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Show steps</w:t>
      </w:r>
    </w:p>
    <w:p w:rsidR="003B5263" w:rsidRDefault="003B5263" w:rsidP="003B5263">
      <w:pPr>
        <w:pStyle w:val="HTMLPreformatted"/>
        <w:rPr>
          <w:rStyle w:val="HTMLCode"/>
          <w:rFonts w:eastAsiaTheme="majorEastAsia"/>
        </w:rPr>
      </w:pPr>
      <w:proofErr w:type="gramStart"/>
      <w:r>
        <w:rPr>
          <w:rStyle w:val="hljs-keyword"/>
        </w:rPr>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solution.path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w:t>
      </w:r>
      <w:proofErr w:type="spellStart"/>
      <w:r>
        <w:rPr>
          <w:rStyle w:val="HTMLCode"/>
          <w:rFonts w:eastAsiaTheme="majorEastAsia"/>
        </w:rPr>
        <w:t>nState</w:t>
      </w:r>
      <w:proofErr w:type="spellEnd"/>
      <w:r>
        <w:rPr>
          <w:rStyle w:val="HTMLCode"/>
          <w:rFonts w:eastAsiaTheme="majorEastAsia"/>
        </w:rPr>
        <w:t>:\n</w:t>
      </w:r>
      <w:r>
        <w:rPr>
          <w:rStyle w:val="hljs-subst"/>
        </w:rPr>
        <w:t>{state}</w:t>
      </w:r>
      <w:r>
        <w:rPr>
          <w:rStyle w:val="HTMLCode"/>
          <w:rFonts w:eastAsiaTheme="majorEastAsia"/>
        </w:rPr>
        <w:t>")</w:t>
      </w:r>
    </w:p>
    <w:p w:rsidR="003B5263" w:rsidRDefault="003B5263" w:rsidP="003B5263">
      <w:r>
        <w:pict>
          <v:rect id="_x0000_i1073" style="width:0;height:1.5pt" o:hralign="center" o:hrstd="t" o:hr="t" fillcolor="#a0a0a0" stroked="f"/>
        </w:pict>
      </w:r>
    </w:p>
    <w:p w:rsidR="003B5263" w:rsidRDefault="003B5263" w:rsidP="003B5263">
      <w:pPr>
        <w:pStyle w:val="Heading3"/>
      </w:pPr>
      <w:r>
        <w:t>✅ Step 4: Modify or Explore More</w:t>
      </w:r>
    </w:p>
    <w:p w:rsidR="003B5263" w:rsidRDefault="003B5263" w:rsidP="003B5263">
      <w:pPr>
        <w:pStyle w:val="NormalWeb"/>
      </w:pPr>
      <w:r>
        <w:t>You can also try:</w:t>
      </w:r>
    </w:p>
    <w:p w:rsidR="003B5263" w:rsidRDefault="003B5263" w:rsidP="003B5263">
      <w:pPr>
        <w:pStyle w:val="NormalWeb"/>
        <w:numPr>
          <w:ilvl w:val="0"/>
          <w:numId w:val="43"/>
        </w:numPr>
      </w:pPr>
      <w:proofErr w:type="spellStart"/>
      <w:r>
        <w:rPr>
          <w:rStyle w:val="HTMLCode"/>
          <w:rFonts w:eastAsiaTheme="majorEastAsia"/>
        </w:rPr>
        <w:t>breadth_first_tree_search</w:t>
      </w:r>
      <w:proofErr w:type="spellEnd"/>
      <w:r>
        <w:rPr>
          <w:rStyle w:val="HTMLCode"/>
          <w:rFonts w:eastAsiaTheme="majorEastAsia"/>
        </w:rPr>
        <w:t>(puzzle)</w:t>
      </w:r>
    </w:p>
    <w:p w:rsidR="003B5263" w:rsidRDefault="003B5263" w:rsidP="003B5263">
      <w:pPr>
        <w:pStyle w:val="NormalWeb"/>
        <w:numPr>
          <w:ilvl w:val="0"/>
          <w:numId w:val="43"/>
        </w:numPr>
      </w:pPr>
      <w:proofErr w:type="spellStart"/>
      <w:r>
        <w:rPr>
          <w:rStyle w:val="HTMLCode"/>
          <w:rFonts w:eastAsiaTheme="majorEastAsia"/>
        </w:rPr>
        <w:t>depth_first_tree_search</w:t>
      </w:r>
      <w:proofErr w:type="spellEnd"/>
      <w:r>
        <w:rPr>
          <w:rStyle w:val="HTMLCode"/>
          <w:rFonts w:eastAsiaTheme="majorEastAsia"/>
        </w:rPr>
        <w:t>(puzzle)</w:t>
      </w:r>
    </w:p>
    <w:p w:rsidR="003B5263" w:rsidRDefault="003B5263" w:rsidP="003B5263">
      <w:pPr>
        <w:pStyle w:val="NormalWeb"/>
        <w:numPr>
          <w:ilvl w:val="0"/>
          <w:numId w:val="43"/>
        </w:numPr>
      </w:pPr>
      <w:proofErr w:type="spellStart"/>
      <w:r>
        <w:rPr>
          <w:rStyle w:val="HTMLCode"/>
          <w:rFonts w:eastAsiaTheme="majorEastAsia"/>
        </w:rPr>
        <w:t>greedy_best_first_graph_</w:t>
      </w:r>
      <w:proofErr w:type="gramStart"/>
      <w:r>
        <w:rPr>
          <w:rStyle w:val="HTMLCode"/>
          <w:rFonts w:eastAsiaTheme="majorEastAsia"/>
        </w:rPr>
        <w:t>search</w:t>
      </w:r>
      <w:proofErr w:type="spellEnd"/>
      <w:r>
        <w:rPr>
          <w:rStyle w:val="HTMLCode"/>
          <w:rFonts w:eastAsiaTheme="majorEastAsia"/>
        </w:rPr>
        <w:t>(</w:t>
      </w:r>
      <w:proofErr w:type="gramEnd"/>
      <w:r>
        <w:rPr>
          <w:rStyle w:val="HTMLCode"/>
          <w:rFonts w:eastAsiaTheme="majorEastAsia"/>
        </w:rPr>
        <w:t>puzzle, h=</w:t>
      </w:r>
      <w:proofErr w:type="spellStart"/>
      <w:r>
        <w:rPr>
          <w:rStyle w:val="HTMLCode"/>
          <w:rFonts w:eastAsiaTheme="majorEastAsia"/>
        </w:rPr>
        <w:t>puzzle.h</w:t>
      </w:r>
      <w:proofErr w:type="spellEnd"/>
      <w:r>
        <w:rPr>
          <w:rStyle w:val="HTMLCode"/>
          <w:rFonts w:eastAsiaTheme="majorEastAsia"/>
        </w:rPr>
        <w:t>)</w:t>
      </w:r>
      <w:r>
        <w:br/>
        <w:t>(try different heuristics!)</w:t>
      </w:r>
    </w:p>
    <w:p w:rsidR="003B5263" w:rsidRDefault="003B5263" w:rsidP="003B5263">
      <w:r>
        <w:pict>
          <v:rect id="_x0000_i1074" style="width:0;height:1.5pt" o:hralign="center" o:hrstd="t" o:hr="t" fillcolor="#a0a0a0" stroked="f"/>
        </w:pict>
      </w:r>
    </w:p>
    <w:p w:rsidR="003B5263" w:rsidRDefault="003B5263" w:rsidP="003B5263">
      <w:pPr>
        <w:pStyle w:val="Heading3"/>
      </w:pPr>
      <w:proofErr w:type="gramStart"/>
      <w:r>
        <w:rPr>
          <w:rFonts w:ascii="Segoe UI Symbol" w:hAnsi="Segoe UI Symbol" w:cs="Segoe UI Symbol"/>
        </w:rPr>
        <w:lastRenderedPageBreak/>
        <w:t>🔍</w:t>
      </w:r>
      <w:r>
        <w:t xml:space="preserve"> Need Example Notebooks?</w:t>
      </w:r>
      <w:proofErr w:type="gramEnd"/>
    </w:p>
    <w:p w:rsidR="003B5263" w:rsidRDefault="003B5263" w:rsidP="003B5263">
      <w:pPr>
        <w:pStyle w:val="NormalWeb"/>
      </w:pPr>
      <w:r>
        <w:t>You can explore official AIMA notebooks here:</w:t>
      </w:r>
    </w:p>
    <w:p w:rsidR="003B5263" w:rsidRDefault="003B5263" w:rsidP="003B5263">
      <w:pPr>
        <w:pStyle w:val="NormalWeb"/>
        <w:numPr>
          <w:ilvl w:val="0"/>
          <w:numId w:val="44"/>
        </w:numPr>
      </w:pPr>
      <w:r>
        <w:rPr>
          <w:rFonts w:ascii="Segoe UI Symbol" w:hAnsi="Segoe UI Symbol" w:cs="Segoe UI Symbol"/>
        </w:rPr>
        <w:t>📘</w:t>
      </w:r>
      <w:r>
        <w:t xml:space="preserve"> </w:t>
      </w:r>
      <w:hyperlink r:id="rId28" w:tgtFrame="_new" w:history="1">
        <w:r>
          <w:rPr>
            <w:rStyle w:val="Hyperlink"/>
          </w:rPr>
          <w:t>AIMA-Python Notebooks Index</w:t>
        </w:r>
      </w:hyperlink>
    </w:p>
    <w:p w:rsidR="003B5263" w:rsidRDefault="003B5263" w:rsidP="003B5263">
      <w:pPr>
        <w:pStyle w:val="NormalWeb"/>
      </w:pPr>
      <w:r>
        <w:t xml:space="preserve">Click "Open in </w:t>
      </w:r>
      <w:proofErr w:type="spellStart"/>
      <w:r>
        <w:t>Colab</w:t>
      </w:r>
      <w:proofErr w:type="spellEnd"/>
      <w:r>
        <w:t>" on any notebook to interact with it.</w:t>
      </w:r>
    </w:p>
    <w:p w:rsidR="003B5263" w:rsidRDefault="003B5263" w:rsidP="003B5263">
      <w:r>
        <w:pict>
          <v:rect id="_x0000_i1075" style="width:0;height:1.5pt" o:hralign="center" o:hrstd="t" o:hr="t" fillcolor="#a0a0a0" stroked="f"/>
        </w:pict>
      </w:r>
    </w:p>
    <w:p w:rsidR="003B5263" w:rsidRDefault="003B5263" w:rsidP="003B5263">
      <w:pPr>
        <w:pStyle w:val="NormalWeb"/>
      </w:pPr>
      <w:r>
        <w:t xml:space="preserve">Would you like me to build a </w:t>
      </w:r>
      <w:r>
        <w:rPr>
          <w:rStyle w:val="Strong"/>
        </w:rPr>
        <w:t xml:space="preserve">custom Google </w:t>
      </w:r>
      <w:proofErr w:type="spellStart"/>
      <w:r>
        <w:rPr>
          <w:rStyle w:val="Strong"/>
        </w:rPr>
        <w:t>Colab</w:t>
      </w:r>
      <w:proofErr w:type="spellEnd"/>
      <w:r>
        <w:rPr>
          <w:rStyle w:val="Strong"/>
        </w:rPr>
        <w:t xml:space="preserve"> notebook</w:t>
      </w:r>
      <w:r>
        <w:t xml:space="preserve"> for a specific problem </w:t>
      </w:r>
      <w:proofErr w:type="gramStart"/>
      <w:r>
        <w:t>like:</w:t>
      </w:r>
      <w:proofErr w:type="gramEnd"/>
    </w:p>
    <w:p w:rsidR="003B5263" w:rsidRDefault="003B5263" w:rsidP="003B5263">
      <w:pPr>
        <w:pStyle w:val="NormalWeb"/>
        <w:numPr>
          <w:ilvl w:val="0"/>
          <w:numId w:val="45"/>
        </w:numPr>
      </w:pPr>
      <w:r>
        <w:t>Missionaries and Cannibals</w:t>
      </w:r>
    </w:p>
    <w:p w:rsidR="003B5263" w:rsidRDefault="003B5263" w:rsidP="003B5263">
      <w:pPr>
        <w:pStyle w:val="NormalWeb"/>
        <w:numPr>
          <w:ilvl w:val="0"/>
          <w:numId w:val="45"/>
        </w:numPr>
      </w:pPr>
      <w:r>
        <w:t>Maze pathfinding</w:t>
      </w:r>
    </w:p>
    <w:p w:rsidR="003B5263" w:rsidRDefault="003B5263" w:rsidP="003B5263">
      <w:pPr>
        <w:pStyle w:val="NormalWeb"/>
        <w:numPr>
          <w:ilvl w:val="0"/>
          <w:numId w:val="45"/>
        </w:numPr>
      </w:pPr>
      <w:r>
        <w:t>Custom problem solving agent?</w:t>
      </w:r>
    </w:p>
    <w:p w:rsidR="003B5263" w:rsidRDefault="003B5263" w:rsidP="003B5263">
      <w:pPr>
        <w:pStyle w:val="NormalWeb"/>
      </w:pPr>
      <w:r>
        <w:t xml:space="preserve">Let me know, and I’ll generate the code and share the </w:t>
      </w:r>
      <w:proofErr w:type="spellStart"/>
      <w:r>
        <w:t>Colab</w:t>
      </w:r>
      <w:proofErr w:type="spellEnd"/>
      <w:r>
        <w:t xml:space="preserve"> link with you!</w:t>
      </w:r>
    </w:p>
    <w:p w:rsidR="003B5263" w:rsidRDefault="003B5263" w:rsidP="003B5263">
      <w:pPr>
        <w:pStyle w:val="Heading5"/>
      </w:pPr>
      <w:r>
        <w:t>You said:</w:t>
      </w:r>
    </w:p>
    <w:p w:rsidR="003B5263" w:rsidRDefault="003B5263" w:rsidP="003B5263">
      <w:r>
        <w:t xml:space="preserve">Maze Pathfinding </w:t>
      </w:r>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Your Maze Pathfinding notebook using A* Search is ready to use in Google </w:t>
      </w:r>
      <w:proofErr w:type="spellStart"/>
      <w:r>
        <w:t>Colab</w:t>
      </w:r>
      <w:proofErr w:type="spellEnd"/>
      <w:r>
        <w:t>:</w:t>
      </w:r>
    </w:p>
    <w:p w:rsidR="003B5263" w:rsidRDefault="003B5263" w:rsidP="003B5263">
      <w:pPr>
        <w:pStyle w:val="NormalWeb"/>
      </w:pPr>
      <w:r>
        <w:rPr>
          <w:rFonts w:ascii="Segoe UI Symbol" w:hAnsi="Segoe UI Symbol" w:cs="Segoe UI Symbol"/>
        </w:rPr>
        <w:t>📘</w:t>
      </w:r>
      <w:r>
        <w:t xml:space="preserve"> Download </w:t>
      </w:r>
      <w:proofErr w:type="spellStart"/>
      <w:r>
        <w:t>Maze_Pathfinding_AStar_Colab.ipynb</w:t>
      </w:r>
      <w:proofErr w:type="spellEnd"/>
    </w:p>
    <w:p w:rsidR="003B5263" w:rsidRDefault="003B5263" w:rsidP="003B5263">
      <w:pPr>
        <w:pStyle w:val="NormalWeb"/>
      </w:pPr>
      <w:r>
        <w:t xml:space="preserve">After downloading, you can open it in Google </w:t>
      </w:r>
      <w:proofErr w:type="spellStart"/>
      <w:r>
        <w:t>Colab</w:t>
      </w:r>
      <w:proofErr w:type="spellEnd"/>
      <w:r>
        <w:t xml:space="preserve"> by:</w:t>
      </w:r>
    </w:p>
    <w:p w:rsidR="003B5263" w:rsidRDefault="003B5263" w:rsidP="003B5263">
      <w:pPr>
        <w:pStyle w:val="NormalWeb"/>
        <w:numPr>
          <w:ilvl w:val="0"/>
          <w:numId w:val="46"/>
        </w:numPr>
      </w:pPr>
      <w:r>
        <w:t xml:space="preserve">Clicking </w:t>
      </w:r>
      <w:r>
        <w:rPr>
          <w:rStyle w:val="Strong"/>
        </w:rPr>
        <w:t>"File" &gt; "Upload notebook"</w:t>
      </w:r>
      <w:r>
        <w:t xml:space="preserve"> in </w:t>
      </w:r>
      <w:proofErr w:type="spellStart"/>
      <w:r>
        <w:t>Colab</w:t>
      </w:r>
      <w:proofErr w:type="spellEnd"/>
      <w:r>
        <w:t>.</w:t>
      </w:r>
    </w:p>
    <w:p w:rsidR="003B5263" w:rsidRDefault="003B5263" w:rsidP="003B5263">
      <w:pPr>
        <w:pStyle w:val="NormalWeb"/>
        <w:numPr>
          <w:ilvl w:val="0"/>
          <w:numId w:val="46"/>
        </w:numPr>
      </w:pPr>
      <w:r>
        <w:t xml:space="preserve">Selecting the downloaded </w:t>
      </w:r>
      <w:r>
        <w:rPr>
          <w:rStyle w:val="HTMLCode"/>
          <w:rFonts w:eastAsiaTheme="majorEastAsia"/>
        </w:rPr>
        <w:t>.</w:t>
      </w:r>
      <w:proofErr w:type="spellStart"/>
      <w:r>
        <w:rPr>
          <w:rStyle w:val="HTMLCode"/>
          <w:rFonts w:eastAsiaTheme="majorEastAsia"/>
        </w:rPr>
        <w:t>ipynb</w:t>
      </w:r>
      <w:proofErr w:type="spellEnd"/>
      <w:r>
        <w:t xml:space="preserve"> file.</w:t>
      </w:r>
    </w:p>
    <w:p w:rsidR="003B5263" w:rsidRDefault="003B5263" w:rsidP="003B5263">
      <w:pPr>
        <w:pStyle w:val="NormalWeb"/>
        <w:numPr>
          <w:ilvl w:val="0"/>
          <w:numId w:val="46"/>
        </w:numPr>
      </w:pPr>
      <w:r>
        <w:t>Running the cells to see A* find a path in a maze!</w:t>
      </w:r>
    </w:p>
    <w:p w:rsidR="003B5263" w:rsidRDefault="003B5263" w:rsidP="003B5263">
      <w:pPr>
        <w:pStyle w:val="NormalWeb"/>
      </w:pPr>
      <w:r>
        <w:t xml:space="preserve">Would you like me to add more features like diagonal movement, animation, or interactive input? </w:t>
      </w:r>
    </w:p>
    <w:p w:rsidR="003B5263" w:rsidRDefault="003B5263"/>
    <w:p w:rsidR="003B5263" w:rsidRDefault="003B5263"/>
    <w:p w:rsidR="003B5263" w:rsidRDefault="003B5263" w:rsidP="003B5263">
      <w:pPr>
        <w:pStyle w:val="Heading2"/>
      </w:pPr>
      <w:proofErr w:type="spellStart"/>
      <w:proofErr w:type="gramStart"/>
      <w:r>
        <w:rPr>
          <w:rStyle w:val="Strong"/>
          <w:b/>
          <w:bCs/>
        </w:rPr>
        <w:t>tep</w:t>
      </w:r>
      <w:proofErr w:type="spellEnd"/>
      <w:r>
        <w:rPr>
          <w:rStyle w:val="Strong"/>
          <w:b/>
          <w:bCs/>
        </w:rPr>
        <w:t>-by-Step</w:t>
      </w:r>
      <w:proofErr w:type="gramEnd"/>
      <w:r>
        <w:rPr>
          <w:rStyle w:val="Strong"/>
          <w:b/>
          <w:bCs/>
        </w:rPr>
        <w:t xml:space="preserve"> Guide to Set Up and Use AIMA-Python</w:t>
      </w:r>
    </w:p>
    <w:p w:rsidR="003B5263" w:rsidRDefault="003B5263" w:rsidP="003B5263">
      <w:pPr>
        <w:pStyle w:val="Heading3"/>
      </w:pPr>
      <w:r>
        <w:t>🧰 Prerequisites</w:t>
      </w:r>
    </w:p>
    <w:p w:rsidR="003B5263" w:rsidRDefault="003B5263" w:rsidP="003B5263">
      <w:pPr>
        <w:pStyle w:val="NormalWeb"/>
      </w:pPr>
      <w:r>
        <w:t>You’ll need:</w:t>
      </w:r>
    </w:p>
    <w:p w:rsidR="003B5263" w:rsidRDefault="003B5263" w:rsidP="003B5263">
      <w:pPr>
        <w:pStyle w:val="NormalWeb"/>
        <w:numPr>
          <w:ilvl w:val="0"/>
          <w:numId w:val="47"/>
        </w:numPr>
      </w:pPr>
      <w:r>
        <w:t>Python 3.x installed</w:t>
      </w:r>
    </w:p>
    <w:p w:rsidR="003B5263" w:rsidRDefault="003B5263" w:rsidP="003B5263">
      <w:pPr>
        <w:pStyle w:val="NormalWeb"/>
        <w:numPr>
          <w:ilvl w:val="0"/>
          <w:numId w:val="47"/>
        </w:numPr>
      </w:pPr>
      <w:r>
        <w:t>Git (optional, for cloning)</w:t>
      </w:r>
    </w:p>
    <w:p w:rsidR="003B5263" w:rsidRDefault="003B5263" w:rsidP="003B5263">
      <w:pPr>
        <w:pStyle w:val="NormalWeb"/>
        <w:numPr>
          <w:ilvl w:val="0"/>
          <w:numId w:val="47"/>
        </w:numPr>
      </w:pPr>
      <w:r>
        <w:lastRenderedPageBreak/>
        <w:t>Basic Python skills</w:t>
      </w:r>
    </w:p>
    <w:p w:rsidR="003B5263" w:rsidRDefault="003B5263" w:rsidP="003B5263">
      <w:r>
        <w:pict>
          <v:rect id="_x0000_i1076" style="width:0;height:1.5pt" o:hralign="center" o:hrstd="t" o:hr="t" fillcolor="#a0a0a0" stroked="f"/>
        </w:pict>
      </w:r>
    </w:p>
    <w:p w:rsidR="003B5263" w:rsidRDefault="003B5263" w:rsidP="003B5263">
      <w:pPr>
        <w:pStyle w:val="Heading3"/>
      </w:pPr>
      <w:r>
        <w:rPr>
          <w:rFonts w:ascii="Segoe UI Symbol" w:hAnsi="Segoe UI Symbol" w:cs="Segoe UI Symbol"/>
        </w:rPr>
        <w:t>🔧</w:t>
      </w:r>
      <w:r>
        <w:t xml:space="preserve"> Step 1: Install AIMA-Python</w:t>
      </w:r>
    </w:p>
    <w:p w:rsidR="003B5263" w:rsidRDefault="003B5263" w:rsidP="003B5263">
      <w:pPr>
        <w:pStyle w:val="NormalWeb"/>
      </w:pPr>
      <w:r>
        <w:t>You can install it two ways:</w:t>
      </w:r>
    </w:p>
    <w:p w:rsidR="003B5263" w:rsidRDefault="003B5263" w:rsidP="003B5263">
      <w:pPr>
        <w:pStyle w:val="Heading4"/>
      </w:pPr>
      <w:r>
        <w:rPr>
          <w:rFonts w:ascii="Segoe UI Symbol" w:hAnsi="Segoe UI Symbol" w:cs="Segoe UI Symbol"/>
        </w:rPr>
        <w:t>📌</w:t>
      </w:r>
      <w:r>
        <w:t xml:space="preserve"> Option A: Using Git</w:t>
      </w:r>
    </w:p>
    <w:p w:rsidR="003B5263" w:rsidRDefault="003B5263" w:rsidP="003B5263">
      <w:pPr>
        <w:pStyle w:val="HTMLPreformatted"/>
      </w:pPr>
      <w:proofErr w:type="gramStart"/>
      <w:r>
        <w:t>bash</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git</w:t>
      </w:r>
      <w:proofErr w:type="gramEnd"/>
      <w:r>
        <w:rPr>
          <w:rStyle w:val="HTMLCode"/>
          <w:rFonts w:eastAsiaTheme="majorEastAsia"/>
        </w:rPr>
        <w:t xml:space="preserve"> </w:t>
      </w:r>
      <w:r>
        <w:rPr>
          <w:rStyle w:val="hljs-builtin"/>
        </w:rPr>
        <w:t>clone</w:t>
      </w:r>
      <w:r>
        <w:rPr>
          <w:rStyle w:val="HTMLCode"/>
          <w:rFonts w:eastAsiaTheme="majorEastAsia"/>
        </w:rPr>
        <w:t xml:space="preserve"> https://github.com/aimacode/aima-python.git</w:t>
      </w:r>
    </w:p>
    <w:p w:rsidR="003B5263" w:rsidRDefault="003B5263" w:rsidP="003B5263">
      <w:pPr>
        <w:pStyle w:val="HTMLPreformatted"/>
        <w:rPr>
          <w:rStyle w:val="HTMLCode"/>
          <w:rFonts w:eastAsiaTheme="majorEastAsia"/>
        </w:rPr>
      </w:pPr>
      <w:proofErr w:type="gramStart"/>
      <w:r>
        <w:rPr>
          <w:rStyle w:val="hljs-builtin"/>
        </w:rPr>
        <w:t>cd</w:t>
      </w:r>
      <w:proofErr w:type="gramEnd"/>
      <w:r>
        <w:rPr>
          <w:rStyle w:val="HTMLCode"/>
          <w:rFonts w:eastAsiaTheme="majorEastAsia"/>
        </w:rPr>
        <w:t xml:space="preserve">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roofErr w:type="gramStart"/>
      <w:r>
        <w:rPr>
          <w:rStyle w:val="HTMLCode"/>
          <w:rFonts w:eastAsiaTheme="majorEastAsia"/>
        </w:rPr>
        <w:t>pip</w:t>
      </w:r>
      <w:proofErr w:type="gramEnd"/>
      <w:r>
        <w:rPr>
          <w:rStyle w:val="HTMLCode"/>
          <w:rFonts w:eastAsiaTheme="majorEastAsia"/>
        </w:rPr>
        <w:t xml:space="preserve"> install -r requirements.txt</w:t>
      </w:r>
    </w:p>
    <w:p w:rsidR="003B5263" w:rsidRDefault="003B5263" w:rsidP="003B5263">
      <w:pPr>
        <w:pStyle w:val="Heading4"/>
      </w:pPr>
      <w:r>
        <w:rPr>
          <w:rFonts w:ascii="Segoe UI Symbol" w:hAnsi="Segoe UI Symbol" w:cs="Segoe UI Symbol"/>
        </w:rPr>
        <w:t>📌</w:t>
      </w:r>
      <w:r>
        <w:t xml:space="preserve"> Option B: Using Google </w:t>
      </w:r>
      <w:proofErr w:type="spellStart"/>
      <w:r>
        <w:t>Colab</w:t>
      </w:r>
      <w:proofErr w:type="spellEnd"/>
      <w:r>
        <w:t xml:space="preserve"> (No install needed)</w:t>
      </w:r>
    </w:p>
    <w:p w:rsidR="003B5263" w:rsidRDefault="003B5263" w:rsidP="003B5263">
      <w:pPr>
        <w:pStyle w:val="NormalWeb"/>
        <w:numPr>
          <w:ilvl w:val="0"/>
          <w:numId w:val="48"/>
        </w:numPr>
      </w:pPr>
      <w:r>
        <w:t xml:space="preserve">Open: </w:t>
      </w:r>
      <w:hyperlink r:id="rId29" w:tgtFrame="_new" w:history="1">
        <w:r>
          <w:rPr>
            <w:rStyle w:val="Hyperlink"/>
          </w:rPr>
          <w:t xml:space="preserve">AIMA </w:t>
        </w:r>
        <w:proofErr w:type="spellStart"/>
        <w:r>
          <w:rPr>
            <w:rStyle w:val="Hyperlink"/>
          </w:rPr>
          <w:t>Colab</w:t>
        </w:r>
        <w:proofErr w:type="spellEnd"/>
        <w:r>
          <w:rPr>
            <w:rStyle w:val="Hyperlink"/>
          </w:rPr>
          <w:t xml:space="preserve"> Notebooks</w:t>
        </w:r>
      </w:hyperlink>
    </w:p>
    <w:p w:rsidR="003B5263" w:rsidRDefault="003B5263" w:rsidP="003B5263">
      <w:pPr>
        <w:pStyle w:val="NormalWeb"/>
        <w:numPr>
          <w:ilvl w:val="0"/>
          <w:numId w:val="48"/>
        </w:numPr>
      </w:pPr>
      <w:r>
        <w:t xml:space="preserve">Click “Open in </w:t>
      </w:r>
      <w:proofErr w:type="spellStart"/>
      <w:r>
        <w:t>Colab</w:t>
      </w:r>
      <w:proofErr w:type="spellEnd"/>
      <w:r>
        <w:t>”</w:t>
      </w:r>
    </w:p>
    <w:p w:rsidR="003B5263" w:rsidRDefault="003B5263" w:rsidP="003B5263">
      <w:pPr>
        <w:pStyle w:val="NormalWeb"/>
        <w:numPr>
          <w:ilvl w:val="0"/>
          <w:numId w:val="48"/>
        </w:numPr>
      </w:pPr>
      <w:r>
        <w:t>Run the code blocks to interact with AI algorithms</w:t>
      </w:r>
    </w:p>
    <w:p w:rsidR="003B5263" w:rsidRDefault="003B5263" w:rsidP="003B5263">
      <w:r>
        <w:pict>
          <v:rect id="_x0000_i1077" style="width:0;height:1.5pt" o:hralign="center" o:hrstd="t" o:hr="t" fillcolor="#a0a0a0" stroked="f"/>
        </w:pict>
      </w:r>
    </w:p>
    <w:p w:rsidR="003B5263" w:rsidRDefault="003B5263" w:rsidP="003B5263">
      <w:pPr>
        <w:pStyle w:val="Heading3"/>
      </w:pPr>
      <w:r>
        <w:t>🧠 Step 2: Try a Basic Search Problem</w:t>
      </w:r>
    </w:p>
    <w:p w:rsidR="003B5263" w:rsidRDefault="003B5263" w:rsidP="003B5263">
      <w:pPr>
        <w:pStyle w:val="NormalWeb"/>
      </w:pPr>
      <w:r>
        <w:t xml:space="preserve">Example: </w:t>
      </w:r>
      <w:r>
        <w:rPr>
          <w:rStyle w:val="Strong"/>
        </w:rPr>
        <w:t>Solving the 8-puzzle with A* search</w:t>
      </w:r>
    </w:p>
    <w:p w:rsidR="003B5263" w:rsidRDefault="003B5263" w:rsidP="003B5263">
      <w:pPr>
        <w:pStyle w:val="Heading4"/>
      </w:pPr>
      <w:r>
        <w:t>Sample code:</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the goal state</w:t>
      </w:r>
    </w:p>
    <w:p w:rsidR="003B5263" w:rsidRDefault="003B5263" w:rsidP="003B5263">
      <w:pPr>
        <w:pStyle w:val="HTMLPreformatted"/>
        <w:rPr>
          <w:rStyle w:val="HTMLCode"/>
          <w:rFonts w:eastAsiaTheme="majorEastAsia"/>
        </w:rPr>
      </w:pPr>
      <w:proofErr w:type="gramStart"/>
      <w:r>
        <w:rPr>
          <w:rStyle w:val="HTMLCode"/>
          <w:rFonts w:eastAsiaTheme="majorEastAsia"/>
        </w:rPr>
        <w:t>goal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7</w:t>
      </w:r>
      <w:r>
        <w:rPr>
          <w:rStyle w:val="HTMLCode"/>
          <w:rFonts w:eastAsiaTheme="majorEastAsia"/>
        </w:rPr>
        <w:t>,</w:t>
      </w:r>
      <w:r>
        <w:rPr>
          <w:rStyle w:val="hljs-number"/>
        </w:rPr>
        <w:t>8</w:t>
      </w:r>
      <w:r>
        <w:rPr>
          <w:rStyle w:val="HTMLCode"/>
          <w:rFonts w:eastAsiaTheme="majorEastAsia"/>
        </w:rPr>
        <w:t>,</w:t>
      </w:r>
      <w:r>
        <w:rPr>
          <w:rStyle w:val="hljs-number"/>
        </w:rPr>
        <w:t>0</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Create initial state</w:t>
      </w:r>
    </w:p>
    <w:p w:rsidR="003B5263" w:rsidRDefault="003B5263" w:rsidP="003B5263">
      <w:pPr>
        <w:pStyle w:val="HTMLPreformatted"/>
        <w:rPr>
          <w:rStyle w:val="HTMLCode"/>
          <w:rFonts w:eastAsiaTheme="majorEastAsia"/>
        </w:rPr>
      </w:pPr>
      <w:proofErr w:type="gramStart"/>
      <w:r>
        <w:rPr>
          <w:rStyle w:val="HTMLCode"/>
          <w:rFonts w:eastAsiaTheme="majorEastAsia"/>
        </w:rPr>
        <w:t>initial</w:t>
      </w:r>
      <w:proofErr w:type="gramEnd"/>
      <w:r>
        <w:rPr>
          <w:rStyle w:val="HTMLCode"/>
          <w:rFonts w:eastAsiaTheme="majorEastAsia"/>
        </w:rPr>
        <w:t xml:space="preserve">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w:t>
      </w:r>
      <w:r>
        <w:rPr>
          <w:rStyle w:val="hljs-number"/>
        </w:rPr>
        <w:t>4</w:t>
      </w:r>
      <w:r>
        <w:rPr>
          <w:rStyle w:val="HTMLCode"/>
          <w:rFonts w:eastAsiaTheme="majorEastAsia"/>
        </w:rPr>
        <w:t>,</w:t>
      </w:r>
      <w:r>
        <w:rPr>
          <w:rStyle w:val="hljs-number"/>
        </w:rPr>
        <w:t>5</w:t>
      </w:r>
      <w:r>
        <w:rPr>
          <w:rStyle w:val="HTMLCode"/>
          <w:rFonts w:eastAsiaTheme="majorEastAsia"/>
        </w:rPr>
        <w:t>,</w:t>
      </w:r>
      <w:r>
        <w:rPr>
          <w:rStyle w:val="hljs-number"/>
        </w:rPr>
        <w:t>6</w:t>
      </w:r>
      <w:r>
        <w:rPr>
          <w:rStyle w:val="HTMLCode"/>
          <w:rFonts w:eastAsiaTheme="majorEastAsia"/>
        </w:rPr>
        <w:t>], [</w:t>
      </w:r>
      <w:r>
        <w:rPr>
          <w:rStyle w:val="hljs-number"/>
        </w:rPr>
        <w:t>0</w:t>
      </w:r>
      <w:r>
        <w:rPr>
          <w:rStyle w:val="HTMLCode"/>
          <w:rFonts w:eastAsiaTheme="majorEastAsia"/>
        </w:rPr>
        <w:t>,</w:t>
      </w:r>
      <w:r>
        <w:rPr>
          <w:rStyle w:val="hljs-number"/>
        </w:rPr>
        <w:t>7</w:t>
      </w:r>
      <w:r>
        <w:rPr>
          <w:rStyle w:val="HTMLCode"/>
          <w:rFonts w:eastAsiaTheme="majorEastAsia"/>
        </w:rPr>
        <w:t>,</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Use AIMA's </w:t>
      </w:r>
      <w:proofErr w:type="spellStart"/>
      <w:r>
        <w:rPr>
          <w:rStyle w:val="hljs-comment"/>
        </w:rPr>
        <w:t>EightPuzzle</w:t>
      </w:r>
      <w:proofErr w:type="spellEnd"/>
      <w:r>
        <w:rPr>
          <w:rStyle w:val="hljs-comment"/>
        </w:rPr>
        <w:t xml:space="preserve"> class</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r>
        <w:rPr>
          <w:rStyle w:val="hljs-builtin"/>
        </w:rPr>
        <w:t>tuple</w:t>
      </w:r>
      <w:r>
        <w:rPr>
          <w:rStyle w:val="HTMLCode"/>
          <w:rFonts w:eastAsiaTheme="majorEastAsia"/>
        </w:rPr>
        <w:t>(initial))</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Print solution steps</w:t>
      </w:r>
    </w:p>
    <w:p w:rsidR="003B5263" w:rsidRDefault="003B5263" w:rsidP="003B5263">
      <w:pPr>
        <w:pStyle w:val="HTMLPreformatted"/>
        <w:rPr>
          <w:rStyle w:val="HTMLCode"/>
          <w:rFonts w:eastAsiaTheme="majorEastAsia"/>
        </w:rPr>
      </w:pPr>
      <w:proofErr w:type="gramStart"/>
      <w:r>
        <w:rPr>
          <w:rStyle w:val="hljs-keyword"/>
        </w:rPr>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result.path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 State:\n</w:t>
      </w:r>
      <w:r>
        <w:rPr>
          <w:rStyle w:val="hljs-subst"/>
        </w:rPr>
        <w:t>{state}</w:t>
      </w:r>
      <w:r>
        <w:rPr>
          <w:rStyle w:val="HTMLCode"/>
          <w:rFonts w:eastAsiaTheme="majorEastAsia"/>
        </w:rPr>
        <w:t>")</w:t>
      </w:r>
    </w:p>
    <w:p w:rsidR="003B5263" w:rsidRDefault="003B5263" w:rsidP="003B5263">
      <w:pPr>
        <w:pStyle w:val="NormalWeb"/>
      </w:pPr>
      <w:r>
        <w:t xml:space="preserve">Make sure you run this inside the </w:t>
      </w:r>
      <w:proofErr w:type="spellStart"/>
      <w:r>
        <w:rPr>
          <w:rStyle w:val="HTMLCode"/>
          <w:rFonts w:eastAsiaTheme="majorEastAsia"/>
        </w:rPr>
        <w:t>aima</w:t>
      </w:r>
      <w:proofErr w:type="spellEnd"/>
      <w:r>
        <w:rPr>
          <w:rStyle w:val="HTMLCode"/>
          <w:rFonts w:eastAsiaTheme="majorEastAsia"/>
        </w:rPr>
        <w:t>-python</w:t>
      </w:r>
      <w:r>
        <w:t xml:space="preserve"> folder or use a </w:t>
      </w:r>
      <w:proofErr w:type="spellStart"/>
      <w:r>
        <w:t>Colab</w:t>
      </w:r>
      <w:proofErr w:type="spellEnd"/>
      <w:r>
        <w:t xml:space="preserve"> notebook.</w:t>
      </w:r>
    </w:p>
    <w:p w:rsidR="003B5263" w:rsidRDefault="003B5263" w:rsidP="003B5263">
      <w:r>
        <w:pict>
          <v:rect id="_x0000_i1078" style="width:0;height:1.5pt" o:hralign="center" o:hrstd="t" o:hr="t" fillcolor="#a0a0a0" stroked="f"/>
        </w:pict>
      </w:r>
    </w:p>
    <w:p w:rsidR="003B5263" w:rsidRDefault="003B5263" w:rsidP="003B5263">
      <w:pPr>
        <w:pStyle w:val="Heading3"/>
      </w:pPr>
      <w:r>
        <w:lastRenderedPageBreak/>
        <w:t>🧪 Step 3: Try a Custom Search Problem (Like a Maze)</w:t>
      </w:r>
    </w:p>
    <w:p w:rsidR="003B5263" w:rsidRDefault="003B5263" w:rsidP="003B5263">
      <w:pPr>
        <w:pStyle w:val="NormalWeb"/>
      </w:pPr>
      <w:r>
        <w:t xml:space="preserve">You can define your own state spaces using the </w:t>
      </w:r>
      <w:r>
        <w:rPr>
          <w:rStyle w:val="HTMLCode"/>
          <w:rFonts w:eastAsiaTheme="majorEastAsia"/>
        </w:rPr>
        <w:t>Problem</w:t>
      </w:r>
      <w:r>
        <w:t xml:space="preserve"> class:</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proofErr w:type="spellStart"/>
      <w:r>
        <w:rPr>
          <w:rStyle w:val="hljs-title"/>
        </w:rPr>
        <w:t>SimpleMaze</w:t>
      </w:r>
      <w:proofErr w:type="spellEnd"/>
      <w:r>
        <w:rPr>
          <w:rStyle w:val="HTMLCode"/>
          <w:rFonts w:eastAsiaTheme="majorEastAsia"/>
        </w:rPr>
        <w:t>(</w:t>
      </w:r>
      <w:r>
        <w:rPr>
          <w:rStyle w:val="hljs-title"/>
        </w:rPr>
        <w:t>Problem</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__</w:t>
      </w:r>
      <w:proofErr w:type="spellStart"/>
      <w:r>
        <w:rPr>
          <w:rStyle w:val="hljs-title"/>
        </w:rPr>
        <w:t>init</w:t>
      </w:r>
      <w:proofErr w:type="spellEnd"/>
      <w:r>
        <w:rPr>
          <w:rStyle w:val="hljs-title"/>
        </w:rPr>
        <w:t>__</w:t>
      </w:r>
      <w:r>
        <w:rPr>
          <w:rStyle w:val="HTMLCode"/>
          <w:rFonts w:eastAsiaTheme="majorEastAsia"/>
        </w:rPr>
        <w:t>(</w:t>
      </w:r>
      <w:r>
        <w:rPr>
          <w:rStyle w:val="hljs-params"/>
        </w:rPr>
        <w:t>self, initial, goal</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super</w:t>
      </w:r>
      <w:r>
        <w:rPr>
          <w:rStyle w:val="HTMLCode"/>
          <w:rFonts w:eastAsiaTheme="majorEastAsia"/>
        </w:rPr>
        <w:t>(</w:t>
      </w:r>
      <w:proofErr w:type="gramEnd"/>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__(initial, goal)</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actions</w:t>
      </w:r>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possible moves (up, down, left, right)</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r>
        <w:rPr>
          <w:rStyle w:val="hljs-title"/>
        </w:rPr>
        <w:t>result</w:t>
      </w:r>
      <w:r>
        <w:rPr>
          <w:rStyle w:val="HTMLCode"/>
          <w:rFonts w:eastAsiaTheme="majorEastAsia"/>
        </w:rPr>
        <w:t>(</w:t>
      </w:r>
      <w:r>
        <w:rPr>
          <w:rStyle w:val="hljs-params"/>
        </w:rPr>
        <w:t>self, state, action</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r>
        <w:rPr>
          <w:rStyle w:val="hljs-comment"/>
        </w:rPr>
        <w:t># Return new state after action</w:t>
      </w:r>
    </w:p>
    <w:p w:rsidR="003B5263" w:rsidRDefault="003B5263" w:rsidP="003B5263">
      <w:pPr>
        <w:pStyle w:val="HTMLPreformatted"/>
        <w:rPr>
          <w:rStyle w:val="HTMLCode"/>
          <w:rFonts w:eastAsiaTheme="majorEastAsia"/>
        </w:rPr>
      </w:pPr>
      <w:r>
        <w:rPr>
          <w:rStyle w:val="HTMLCode"/>
          <w:rFonts w:eastAsiaTheme="majorEastAsia"/>
        </w:rPr>
        <w:t xml:space="preserve">        ...</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goal_test</w:t>
      </w:r>
      <w:proofErr w:type="spellEnd"/>
      <w:r>
        <w:rPr>
          <w:rStyle w:val="HTMLCode"/>
          <w:rFonts w:eastAsiaTheme="majorEastAsia"/>
        </w:rPr>
        <w:t>(</w:t>
      </w:r>
      <w:r>
        <w:rPr>
          <w:rStyle w:val="hljs-params"/>
        </w:rPr>
        <w:t>self, state</w:t>
      </w:r>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state == </w:t>
      </w:r>
      <w:proofErr w:type="spellStart"/>
      <w:r>
        <w:rPr>
          <w:rStyle w:val="HTMLCode"/>
          <w:rFonts w:eastAsiaTheme="majorEastAsia"/>
        </w:rPr>
        <w:t>self.goal</w:t>
      </w:r>
      <w:proofErr w:type="spellEnd"/>
    </w:p>
    <w:p w:rsidR="003B5263" w:rsidRDefault="003B5263" w:rsidP="003B5263">
      <w:pPr>
        <w:pStyle w:val="NormalWeb"/>
      </w:pPr>
      <w:r>
        <w:t>Then solve it:</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proofErr w:type="gramStart"/>
      <w:r>
        <w:rPr>
          <w:rStyle w:val="HTMLCode"/>
          <w:rFonts w:eastAsiaTheme="majorEastAsia"/>
        </w:rPr>
        <w:t>problem</w:t>
      </w:r>
      <w:proofErr w:type="gramEnd"/>
      <w:r>
        <w:rPr>
          <w:rStyle w:val="HTMLCode"/>
          <w:rFonts w:eastAsiaTheme="majorEastAsia"/>
        </w:rPr>
        <w:t xml:space="preserve"> = </w:t>
      </w:r>
      <w:proofErr w:type="spellStart"/>
      <w:r>
        <w:rPr>
          <w:rStyle w:val="HTMLCode"/>
          <w:rFonts w:eastAsiaTheme="majorEastAsia"/>
        </w:rPr>
        <w:t>SimpleMaze</w:t>
      </w:r>
      <w:proofErr w:type="spellEnd"/>
      <w:r>
        <w:rPr>
          <w:rStyle w:val="HTMLCode"/>
          <w:rFonts w:eastAsiaTheme="majorEastAsia"/>
        </w:rPr>
        <w:t>((</w:t>
      </w:r>
      <w:r>
        <w:rPr>
          <w:rStyle w:val="hljs-number"/>
        </w:rPr>
        <w:t>0</w:t>
      </w:r>
      <w:r>
        <w:rPr>
          <w:rStyle w:val="HTMLCode"/>
          <w:rFonts w:eastAsiaTheme="majorEastAsia"/>
        </w:rPr>
        <w:t>,</w:t>
      </w:r>
      <w:r>
        <w:rPr>
          <w:rStyle w:val="hljs-number"/>
        </w:rPr>
        <w:t>0</w:t>
      </w:r>
      <w:r>
        <w:rPr>
          <w:rStyle w:val="HTMLCode"/>
          <w:rFonts w:eastAsiaTheme="majorEastAsia"/>
        </w:rPr>
        <w:t>), (</w:t>
      </w:r>
      <w:r>
        <w:rPr>
          <w:rStyle w:val="hljs-number"/>
        </w:rPr>
        <w:t>4</w:t>
      </w:r>
      <w:r>
        <w:rPr>
          <w:rStyle w:val="HTMLCode"/>
          <w:rFonts w:eastAsiaTheme="majorEastAsia"/>
        </w:rPr>
        <w:t>,</w:t>
      </w:r>
      <w:r>
        <w:rPr>
          <w:rStyle w:val="hljs-number"/>
        </w:rPr>
        <w:t>4</w:t>
      </w:r>
      <w:r>
        <w:rPr>
          <w:rStyle w:val="HTMLCode"/>
          <w:rFonts w:eastAsiaTheme="majorEastAsia"/>
        </w:rPr>
        <w:t>))</w:t>
      </w:r>
    </w:p>
    <w:p w:rsidR="003B5263" w:rsidRDefault="003B5263" w:rsidP="003B5263">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(problem)</w:t>
      </w:r>
    </w:p>
    <w:p w:rsidR="003B5263" w:rsidRDefault="003B5263" w:rsidP="003B5263">
      <w:r>
        <w:pict>
          <v:rect id="_x0000_i1079" style="width:0;height:1.5pt" o:hralign="center" o:hrstd="t" o:hr="t" fillcolor="#a0a0a0" stroked="f"/>
        </w:pict>
      </w:r>
    </w:p>
    <w:p w:rsidR="003B5263" w:rsidRDefault="003B5263" w:rsidP="003B5263">
      <w:pPr>
        <w:pStyle w:val="Heading3"/>
      </w:pPr>
      <w:r>
        <w:t>🧩 Try These Exercises</w:t>
      </w:r>
    </w:p>
    <w:p w:rsidR="003B5263" w:rsidRDefault="003B5263" w:rsidP="003B5263">
      <w:pPr>
        <w:pStyle w:val="NormalWeb"/>
        <w:numPr>
          <w:ilvl w:val="0"/>
          <w:numId w:val="49"/>
        </w:numPr>
      </w:pPr>
      <w:r>
        <w:t xml:space="preserve">Solve the </w:t>
      </w:r>
      <w:r>
        <w:rPr>
          <w:rStyle w:val="Strong"/>
        </w:rPr>
        <w:t>Missionaries and Cannibals</w:t>
      </w:r>
      <w:r>
        <w:t xml:space="preserve"> using BFS</w:t>
      </w:r>
    </w:p>
    <w:p w:rsidR="003B5263" w:rsidRDefault="003B5263" w:rsidP="003B5263">
      <w:pPr>
        <w:pStyle w:val="NormalWeb"/>
        <w:numPr>
          <w:ilvl w:val="0"/>
          <w:numId w:val="49"/>
        </w:numPr>
      </w:pPr>
      <w:r>
        <w:t xml:space="preserve">Modify heuristics for </w:t>
      </w:r>
      <w:r>
        <w:rPr>
          <w:rStyle w:val="Strong"/>
        </w:rPr>
        <w:t>8-puzzle</w:t>
      </w:r>
      <w:r>
        <w:t xml:space="preserve"> and compare performance</w:t>
      </w:r>
    </w:p>
    <w:p w:rsidR="003B5263" w:rsidRDefault="003B5263" w:rsidP="003B5263">
      <w:pPr>
        <w:pStyle w:val="NormalWeb"/>
        <w:numPr>
          <w:ilvl w:val="0"/>
          <w:numId w:val="49"/>
        </w:numPr>
      </w:pPr>
      <w:r>
        <w:t xml:space="preserve">Implement a </w:t>
      </w:r>
      <w:r>
        <w:rPr>
          <w:rStyle w:val="Strong"/>
        </w:rPr>
        <w:t>maze navigation</w:t>
      </w:r>
      <w:r>
        <w:t xml:space="preserve"> using DFS and A*</w:t>
      </w:r>
    </w:p>
    <w:p w:rsidR="003B5263" w:rsidRDefault="003B5263" w:rsidP="003B5263">
      <w:r>
        <w:pict>
          <v:rect id="_x0000_i1080" style="width:0;height:1.5pt" o:hralign="center" o:hrstd="t" o:hr="t" fillcolor="#a0a0a0" stroked="f"/>
        </w:pict>
      </w:r>
    </w:p>
    <w:p w:rsidR="003B5263" w:rsidRDefault="003B5263" w:rsidP="003B5263">
      <w:pPr>
        <w:pStyle w:val="NormalWeb"/>
      </w:pPr>
      <w:r>
        <w:t xml:space="preserve">Would you like help with any specific example (e.g., Maze solver, 8-puzzle, Missionaries and Cannibals) or prefer using </w:t>
      </w:r>
      <w:r>
        <w:rPr>
          <w:rStyle w:val="Strong"/>
        </w:rPr>
        <w:t xml:space="preserve">Google </w:t>
      </w:r>
      <w:proofErr w:type="spellStart"/>
      <w:r>
        <w:rPr>
          <w:rStyle w:val="Strong"/>
        </w:rPr>
        <w:t>Colab</w:t>
      </w:r>
      <w:proofErr w:type="spellEnd"/>
      <w:r>
        <w:t xml:space="preserve"> to avoid installation?</w:t>
      </w:r>
    </w:p>
    <w:p w:rsidR="003B5263" w:rsidRDefault="003B5263" w:rsidP="003B5263">
      <w:pPr>
        <w:pStyle w:val="Heading5"/>
      </w:pPr>
      <w:r>
        <w:t>You said:</w:t>
      </w:r>
    </w:p>
    <w:p w:rsidR="003B5263" w:rsidRDefault="003B5263" w:rsidP="003B5263">
      <w:proofErr w:type="gramStart"/>
      <w:r>
        <w:t>using</w:t>
      </w:r>
      <w:proofErr w:type="gramEnd"/>
      <w:r>
        <w:t xml:space="preserve"> Google </w:t>
      </w:r>
      <w:proofErr w:type="spellStart"/>
      <w:r>
        <w:t>Colab</w:t>
      </w:r>
      <w:proofErr w:type="spellEnd"/>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Perfect! Here's how you can </w:t>
      </w:r>
      <w:r>
        <w:rPr>
          <w:rStyle w:val="Strong"/>
        </w:rPr>
        <w:t xml:space="preserve">use AIMA-Python in Google </w:t>
      </w:r>
      <w:proofErr w:type="spellStart"/>
      <w:r>
        <w:rPr>
          <w:rStyle w:val="Strong"/>
        </w:rPr>
        <w:t>Colab</w:t>
      </w:r>
      <w:proofErr w:type="spellEnd"/>
      <w:r>
        <w:t xml:space="preserve"> step-by-step, with </w:t>
      </w:r>
      <w:r>
        <w:rPr>
          <w:rStyle w:val="Strong"/>
        </w:rPr>
        <w:t>copy-paste-ready code</w:t>
      </w:r>
      <w:r>
        <w:t xml:space="preserve"> to get started right away.</w:t>
      </w:r>
    </w:p>
    <w:p w:rsidR="003B5263" w:rsidRDefault="003B5263" w:rsidP="003B5263">
      <w:r>
        <w:pict>
          <v:rect id="_x0000_i1081" style="width:0;height:1.5pt" o:hralign="center" o:hrstd="t" o:hr="t" fillcolor="#a0a0a0" stroked="f"/>
        </w:pict>
      </w:r>
    </w:p>
    <w:p w:rsidR="003B5263" w:rsidRDefault="003B5263" w:rsidP="003B5263">
      <w:pPr>
        <w:pStyle w:val="Heading2"/>
      </w:pPr>
      <w:r>
        <w:rPr>
          <w:rFonts w:ascii="Segoe UI Symbol" w:hAnsi="Segoe UI Symbol" w:cs="Segoe UI Symbol"/>
        </w:rPr>
        <w:t>🚀</w:t>
      </w:r>
      <w:r>
        <w:t xml:space="preserve"> Step-by-Step: AIMA-Python in Google </w:t>
      </w:r>
      <w:proofErr w:type="spellStart"/>
      <w:r>
        <w:t>Colab</w:t>
      </w:r>
      <w:proofErr w:type="spellEnd"/>
    </w:p>
    <w:p w:rsidR="003B5263" w:rsidRDefault="003B5263" w:rsidP="003B5263">
      <w:pPr>
        <w:pStyle w:val="Heading3"/>
      </w:pPr>
      <w:r>
        <w:lastRenderedPageBreak/>
        <w:t xml:space="preserve">✅ Step 1: Open </w:t>
      </w:r>
      <w:proofErr w:type="spellStart"/>
      <w:r>
        <w:t>Colab</w:t>
      </w:r>
      <w:proofErr w:type="spellEnd"/>
    </w:p>
    <w:p w:rsidR="003B5263" w:rsidRDefault="003B5263" w:rsidP="003B5263">
      <w:pPr>
        <w:pStyle w:val="NormalWeb"/>
      </w:pPr>
      <w:r>
        <w:t>Go to https://colab.research.google.com</w:t>
      </w:r>
    </w:p>
    <w:p w:rsidR="003B5263" w:rsidRDefault="003B5263" w:rsidP="003B5263">
      <w:r>
        <w:pict>
          <v:rect id="_x0000_i1082" style="width:0;height:1.5pt" o:hralign="center" o:hrstd="t" o:hr="t" fillcolor="#a0a0a0" stroked="f"/>
        </w:pict>
      </w:r>
    </w:p>
    <w:p w:rsidR="003B5263" w:rsidRDefault="003B5263" w:rsidP="003B5263">
      <w:pPr>
        <w:pStyle w:val="Heading3"/>
      </w:pPr>
      <w:r>
        <w:t xml:space="preserve">✅ Step 2: Run AIMA-Python in </w:t>
      </w:r>
      <w:proofErr w:type="spellStart"/>
      <w:r>
        <w:t>Colab</w:t>
      </w:r>
      <w:proofErr w:type="spellEnd"/>
    </w:p>
    <w:p w:rsidR="003B5263" w:rsidRDefault="003B5263" w:rsidP="003B5263">
      <w:pPr>
        <w:pStyle w:val="Heading4"/>
      </w:pPr>
      <w:r>
        <w:rPr>
          <w:rFonts w:ascii="Segoe UI Symbol" w:hAnsi="Segoe UI Symbol" w:cs="Segoe UI Symbol"/>
        </w:rPr>
        <w:t>📄</w:t>
      </w:r>
      <w:r>
        <w:t xml:space="preserve"> Copy &amp; paste this into a new </w:t>
      </w:r>
      <w:proofErr w:type="spellStart"/>
      <w:r>
        <w:t>Colab</w:t>
      </w:r>
      <w:proofErr w:type="spellEnd"/>
      <w:r>
        <w:t xml:space="preserve"> notebook:</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STEP 1: Clone the AIMA-Python repo</w:t>
      </w:r>
    </w:p>
    <w:p w:rsidR="003B5263" w:rsidRDefault="003B5263" w:rsidP="003B5263">
      <w:pPr>
        <w:pStyle w:val="HTMLPreformatted"/>
        <w:rPr>
          <w:rStyle w:val="HTMLCode"/>
          <w:rFonts w:eastAsiaTheme="majorEastAsia"/>
        </w:rPr>
      </w:pPr>
      <w:r>
        <w:rPr>
          <w:rStyle w:val="HTMLCode"/>
          <w:rFonts w:eastAsiaTheme="majorEastAsia"/>
        </w:rPr>
        <w:t>!git clone https://github.com/aimacode/aima-python.git</w:t>
      </w:r>
    </w:p>
    <w:p w:rsidR="003B5263" w:rsidRDefault="003B5263" w:rsidP="003B5263">
      <w:pPr>
        <w:pStyle w:val="HTMLPreformatted"/>
        <w:rPr>
          <w:rStyle w:val="HTMLCode"/>
          <w:rFonts w:eastAsiaTheme="majorEastAsia"/>
        </w:rPr>
      </w:pPr>
      <w:r>
        <w:rPr>
          <w:rStyle w:val="HTMLCode"/>
          <w:rFonts w:eastAsiaTheme="majorEastAsia"/>
        </w:rPr>
        <w:t xml:space="preserve">%cd </w:t>
      </w:r>
      <w:proofErr w:type="spellStart"/>
      <w:r>
        <w:rPr>
          <w:rStyle w:val="HTMLCode"/>
          <w:rFonts w:eastAsiaTheme="majorEastAsia"/>
        </w:rPr>
        <w:t>aima</w:t>
      </w:r>
      <w:proofErr w:type="spellEnd"/>
      <w:r>
        <w:rPr>
          <w:rStyle w:val="HTMLCode"/>
          <w:rFonts w:eastAsiaTheme="majorEastAsia"/>
        </w:rPr>
        <w:t>-python</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STEP 2: Install required packages</w:t>
      </w:r>
    </w:p>
    <w:p w:rsidR="003B5263" w:rsidRDefault="003B5263" w:rsidP="003B5263">
      <w:pPr>
        <w:pStyle w:val="HTMLPreformatted"/>
        <w:rPr>
          <w:rStyle w:val="HTMLCode"/>
          <w:rFonts w:eastAsiaTheme="majorEastAsia"/>
        </w:rPr>
      </w:pPr>
      <w:r>
        <w:rPr>
          <w:rStyle w:val="HTMLCode"/>
          <w:rFonts w:eastAsiaTheme="majorEastAsia"/>
        </w:rPr>
        <w:t>!pip install -r requirements.txt</w:t>
      </w:r>
    </w:p>
    <w:p w:rsidR="003B5263" w:rsidRDefault="003B5263" w:rsidP="003B5263">
      <w:r>
        <w:pict>
          <v:rect id="_x0000_i1083" style="width:0;height:1.5pt" o:hralign="center" o:hrstd="t" o:hr="t" fillcolor="#a0a0a0" stroked="f"/>
        </w:pict>
      </w:r>
    </w:p>
    <w:p w:rsidR="003B5263" w:rsidRDefault="003B5263" w:rsidP="003B5263">
      <w:pPr>
        <w:pStyle w:val="Heading3"/>
      </w:pPr>
      <w:r>
        <w:t>✅ Step 3: Try a Sample Problem – 8 Puzzle with A*</w:t>
      </w:r>
    </w:p>
    <w:p w:rsidR="003B5263" w:rsidRDefault="003B5263" w:rsidP="003B5263">
      <w:pPr>
        <w:pStyle w:val="HTMLPreformatted"/>
      </w:pPr>
      <w:proofErr w:type="gramStart"/>
      <w:r>
        <w:t>python</w:t>
      </w:r>
      <w:proofErr w:type="gramEnd"/>
    </w:p>
    <w:p w:rsidR="003B5263" w:rsidRDefault="003B5263" w:rsidP="003B5263">
      <w:pPr>
        <w:pStyle w:val="HTMLPreformatted"/>
      </w:pPr>
      <w:proofErr w:type="spellStart"/>
      <w:r>
        <w:t>CopyEdit</w:t>
      </w:r>
      <w:proofErr w:type="spellEnd"/>
    </w:p>
    <w:p w:rsidR="003B5263" w:rsidRDefault="003B5263" w:rsidP="003B5263">
      <w:pPr>
        <w:pStyle w:val="HTMLPreformatted"/>
        <w:rPr>
          <w:rStyle w:val="HTMLCode"/>
          <w:rFonts w:eastAsiaTheme="majorEastAsia"/>
        </w:rPr>
      </w:pPr>
      <w:r>
        <w:rPr>
          <w:rStyle w:val="hljs-comment"/>
        </w:rPr>
        <w:t xml:space="preserve"># STEP 3: Import the </w:t>
      </w:r>
      <w:proofErr w:type="spellStart"/>
      <w:r>
        <w:rPr>
          <w:rStyle w:val="hljs-comment"/>
        </w:rPr>
        <w:t>EightPuzzle</w:t>
      </w:r>
      <w:proofErr w:type="spellEnd"/>
      <w:r>
        <w:rPr>
          <w:rStyle w:val="hljs-comment"/>
        </w:rPr>
        <w:t xml:space="preserve"> problem and A* search</w:t>
      </w:r>
    </w:p>
    <w:p w:rsidR="003B5263" w:rsidRDefault="003B5263" w:rsidP="003B5263">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search </w:t>
      </w:r>
      <w:r>
        <w:rPr>
          <w:rStyle w:val="hljs-keyword"/>
        </w:rPr>
        <w:t>import</w:t>
      </w:r>
      <w:r>
        <w:rPr>
          <w:rStyle w:val="HTMLCode"/>
          <w:rFonts w:eastAsiaTheme="majorEastAsia"/>
        </w:rPr>
        <w:t xml:space="preserve"> </w:t>
      </w:r>
      <w:proofErr w:type="spellStart"/>
      <w:r>
        <w:rPr>
          <w:rStyle w:val="HTMLCode"/>
          <w:rFonts w:eastAsiaTheme="majorEastAsia"/>
        </w:rPr>
        <w:t>astar_search</w:t>
      </w:r>
      <w:proofErr w:type="spellEnd"/>
      <w:r>
        <w:rPr>
          <w:rStyle w:val="HTMLCode"/>
          <w:rFonts w:eastAsiaTheme="majorEastAsia"/>
        </w:rPr>
        <w:t xml:space="preserve">, </w:t>
      </w:r>
      <w:proofErr w:type="spellStart"/>
      <w:r>
        <w:rPr>
          <w:rStyle w:val="HTMLCode"/>
          <w:rFonts w:eastAsiaTheme="majorEastAsia"/>
        </w:rPr>
        <w:t>EightPuzzle</w:t>
      </w:r>
      <w:proofErr w:type="spellEnd"/>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Define initial state (as a tuple of tuples)</w:t>
      </w:r>
    </w:p>
    <w:p w:rsidR="003B5263" w:rsidRDefault="003B5263" w:rsidP="003B5263">
      <w:pPr>
        <w:pStyle w:val="HTMLPreformatted"/>
        <w:rPr>
          <w:rStyle w:val="HTMLCode"/>
          <w:rFonts w:eastAsiaTheme="majorEastAsia"/>
        </w:rPr>
      </w:pPr>
      <w:proofErr w:type="spellStart"/>
      <w:r>
        <w:rPr>
          <w:rStyle w:val="HTMLCode"/>
          <w:rFonts w:eastAsiaTheme="majorEastAsia"/>
        </w:rPr>
        <w:t>initial_state</w:t>
      </w:r>
      <w:proofErr w:type="spellEnd"/>
      <w:r>
        <w:rPr>
          <w:rStyle w:val="HTMLCode"/>
          <w:rFonts w:eastAsiaTheme="majorEastAsia"/>
        </w:rPr>
        <w:t xml:space="preserve"> = ((</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w:t>
      </w:r>
      <w:r>
        <w:rPr>
          <w:rStyle w:val="hljs-number"/>
        </w:rPr>
        <w:t>4</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6</w:t>
      </w:r>
      <w:r>
        <w:rPr>
          <w:rStyle w:val="HTMLCode"/>
          <w:rFonts w:eastAsiaTheme="majorEastAsia"/>
        </w:rPr>
        <w:t>), (</w:t>
      </w:r>
      <w:r>
        <w:rPr>
          <w:rStyle w:val="hljs-number"/>
        </w:rPr>
        <w:t>0</w:t>
      </w:r>
      <w:r>
        <w:rPr>
          <w:rStyle w:val="HTMLCode"/>
          <w:rFonts w:eastAsiaTheme="majorEastAsia"/>
        </w:rPr>
        <w:t xml:space="preserve">, </w:t>
      </w:r>
      <w:r>
        <w:rPr>
          <w:rStyle w:val="hljs-number"/>
        </w:rPr>
        <w:t>7</w:t>
      </w:r>
      <w:r>
        <w:rPr>
          <w:rStyle w:val="HTMLCode"/>
          <w:rFonts w:eastAsiaTheme="majorEastAsia"/>
        </w:rPr>
        <w:t xml:space="preserve">, </w:t>
      </w:r>
      <w:r>
        <w:rPr>
          <w:rStyle w:val="hljs-number"/>
        </w:rPr>
        <w:t>8</w:t>
      </w:r>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xml:space="preserve"># </w:t>
      </w:r>
      <w:proofErr w:type="gramStart"/>
      <w:r>
        <w:rPr>
          <w:rStyle w:val="hljs-comment"/>
        </w:rPr>
        <w:t>Create</w:t>
      </w:r>
      <w:proofErr w:type="gramEnd"/>
      <w:r>
        <w:rPr>
          <w:rStyle w:val="hljs-comment"/>
        </w:rPr>
        <w:t xml:space="preserve"> </w:t>
      </w:r>
      <w:proofErr w:type="spellStart"/>
      <w:r>
        <w:rPr>
          <w:rStyle w:val="hljs-comment"/>
        </w:rPr>
        <w:t>EightPuzzle</w:t>
      </w:r>
      <w:proofErr w:type="spellEnd"/>
      <w:r>
        <w:rPr>
          <w:rStyle w:val="hljs-comment"/>
        </w:rPr>
        <w:t xml:space="preserve"> instance</w:t>
      </w:r>
    </w:p>
    <w:p w:rsidR="003B5263" w:rsidRDefault="003B5263" w:rsidP="003B5263">
      <w:pPr>
        <w:pStyle w:val="HTMLPreformatted"/>
        <w:rPr>
          <w:rStyle w:val="HTMLCode"/>
          <w:rFonts w:eastAsiaTheme="majorEastAsia"/>
        </w:rPr>
      </w:pPr>
      <w:proofErr w:type="gramStart"/>
      <w:r>
        <w:rPr>
          <w:rStyle w:val="HTMLCode"/>
          <w:rFonts w:eastAsiaTheme="majorEastAsia"/>
        </w:rPr>
        <w:t>puzzle</w:t>
      </w:r>
      <w:proofErr w:type="gramEnd"/>
      <w:r>
        <w:rPr>
          <w:rStyle w:val="HTMLCode"/>
          <w:rFonts w:eastAsiaTheme="majorEastAsia"/>
        </w:rPr>
        <w:t xml:space="preserve"> = </w:t>
      </w:r>
      <w:proofErr w:type="spellStart"/>
      <w:r>
        <w:rPr>
          <w:rStyle w:val="HTMLCode"/>
          <w:rFonts w:eastAsiaTheme="majorEastAsia"/>
        </w:rPr>
        <w:t>EightPuzzle</w:t>
      </w:r>
      <w:proofErr w:type="spellEnd"/>
      <w:r>
        <w:rPr>
          <w:rStyle w:val="HTMLCode"/>
          <w:rFonts w:eastAsiaTheme="majorEastAsia"/>
        </w:rPr>
        <w:t>(</w:t>
      </w:r>
      <w:proofErr w:type="spellStart"/>
      <w:r>
        <w:rPr>
          <w:rStyle w:val="HTMLCode"/>
          <w:rFonts w:eastAsiaTheme="majorEastAsia"/>
        </w:rPr>
        <w:t>initial_state</w:t>
      </w:r>
      <w:proofErr w:type="spellEnd"/>
      <w:r>
        <w:rPr>
          <w:rStyle w:val="HTMLCode"/>
          <w:rFonts w:eastAsiaTheme="majorEastAsia"/>
        </w:rPr>
        <w:t>)</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Solve using A*</w:t>
      </w:r>
    </w:p>
    <w:p w:rsidR="003B5263" w:rsidRDefault="003B5263" w:rsidP="003B5263">
      <w:pPr>
        <w:pStyle w:val="HTMLPreformatted"/>
        <w:rPr>
          <w:rStyle w:val="HTMLCode"/>
          <w:rFonts w:eastAsiaTheme="majorEastAsia"/>
        </w:rPr>
      </w:pPr>
      <w:proofErr w:type="gramStart"/>
      <w:r>
        <w:rPr>
          <w:rStyle w:val="HTMLCode"/>
          <w:rFonts w:eastAsiaTheme="majorEastAsia"/>
        </w:rPr>
        <w:t>solution</w:t>
      </w:r>
      <w:proofErr w:type="gramEnd"/>
      <w:r>
        <w:rPr>
          <w:rStyle w:val="HTMLCode"/>
          <w:rFonts w:eastAsiaTheme="majorEastAsia"/>
        </w:rPr>
        <w:t xml:space="preserve"> = </w:t>
      </w:r>
      <w:proofErr w:type="spellStart"/>
      <w:r>
        <w:rPr>
          <w:rStyle w:val="HTMLCode"/>
          <w:rFonts w:eastAsiaTheme="majorEastAsia"/>
        </w:rPr>
        <w:t>astar_search</w:t>
      </w:r>
      <w:proofErr w:type="spellEnd"/>
      <w:r>
        <w:rPr>
          <w:rStyle w:val="HTMLCode"/>
          <w:rFonts w:eastAsiaTheme="majorEastAsia"/>
        </w:rPr>
        <w:t>(puzzle)</w:t>
      </w:r>
    </w:p>
    <w:p w:rsidR="003B5263" w:rsidRDefault="003B5263" w:rsidP="003B5263">
      <w:pPr>
        <w:pStyle w:val="HTMLPreformatted"/>
        <w:rPr>
          <w:rStyle w:val="HTMLCode"/>
          <w:rFonts w:eastAsiaTheme="majorEastAsia"/>
        </w:rPr>
      </w:pPr>
    </w:p>
    <w:p w:rsidR="003B5263" w:rsidRDefault="003B5263" w:rsidP="003B5263">
      <w:pPr>
        <w:pStyle w:val="HTMLPreformatted"/>
        <w:rPr>
          <w:rStyle w:val="HTMLCode"/>
          <w:rFonts w:eastAsiaTheme="majorEastAsia"/>
        </w:rPr>
      </w:pPr>
      <w:r>
        <w:rPr>
          <w:rStyle w:val="hljs-comment"/>
        </w:rPr>
        <w:t># Show steps</w:t>
      </w:r>
    </w:p>
    <w:p w:rsidR="003B5263" w:rsidRDefault="003B5263" w:rsidP="003B5263">
      <w:pPr>
        <w:pStyle w:val="HTMLPreformatted"/>
        <w:rPr>
          <w:rStyle w:val="HTMLCode"/>
          <w:rFonts w:eastAsiaTheme="majorEastAsia"/>
        </w:rPr>
      </w:pPr>
      <w:proofErr w:type="gramStart"/>
      <w:r>
        <w:rPr>
          <w:rStyle w:val="hljs-keyword"/>
        </w:rPr>
        <w:t>for</w:t>
      </w:r>
      <w:proofErr w:type="gramEnd"/>
      <w:r>
        <w:rPr>
          <w:rStyle w:val="HTMLCode"/>
          <w:rFonts w:eastAsiaTheme="majorEastAsia"/>
        </w:rPr>
        <w:t xml:space="preserve"> action, state </w:t>
      </w:r>
      <w:r>
        <w:rPr>
          <w:rStyle w:val="hljs-keyword"/>
        </w:rPr>
        <w:t>in</w:t>
      </w:r>
      <w:r>
        <w:rPr>
          <w:rStyle w:val="HTMLCode"/>
          <w:rFonts w:eastAsiaTheme="majorEastAsia"/>
        </w:rPr>
        <w:t xml:space="preserve"> </w:t>
      </w:r>
      <w:proofErr w:type="spellStart"/>
      <w:r>
        <w:rPr>
          <w:rStyle w:val="HTMLCode"/>
          <w:rFonts w:eastAsiaTheme="majorEastAsia"/>
        </w:rPr>
        <w:t>solution.path</w:t>
      </w:r>
      <w:proofErr w:type="spellEnd"/>
      <w:r>
        <w:rPr>
          <w:rStyle w:val="HTMLCode"/>
          <w:rFonts w:eastAsiaTheme="majorEastAsia"/>
        </w:rPr>
        <w:t>():</w:t>
      </w:r>
    </w:p>
    <w:p w:rsidR="003B5263" w:rsidRDefault="003B5263" w:rsidP="003B5263">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f"Action</w:t>
      </w:r>
      <w:proofErr w:type="spellEnd"/>
      <w:r>
        <w:rPr>
          <w:rStyle w:val="hljs-string"/>
        </w:rPr>
        <w:t xml:space="preserve">: </w:t>
      </w:r>
      <w:r>
        <w:rPr>
          <w:rStyle w:val="hljs-subst"/>
        </w:rPr>
        <w:t>{action}</w:t>
      </w:r>
      <w:r>
        <w:rPr>
          <w:rStyle w:val="HTMLCode"/>
          <w:rFonts w:eastAsiaTheme="majorEastAsia"/>
        </w:rPr>
        <w:t>\</w:t>
      </w:r>
      <w:proofErr w:type="spellStart"/>
      <w:r>
        <w:rPr>
          <w:rStyle w:val="HTMLCode"/>
          <w:rFonts w:eastAsiaTheme="majorEastAsia"/>
        </w:rPr>
        <w:t>nState</w:t>
      </w:r>
      <w:proofErr w:type="spellEnd"/>
      <w:r>
        <w:rPr>
          <w:rStyle w:val="HTMLCode"/>
          <w:rFonts w:eastAsiaTheme="majorEastAsia"/>
        </w:rPr>
        <w:t>:\n</w:t>
      </w:r>
      <w:r>
        <w:rPr>
          <w:rStyle w:val="hljs-subst"/>
        </w:rPr>
        <w:t>{state}</w:t>
      </w:r>
      <w:r>
        <w:rPr>
          <w:rStyle w:val="HTMLCode"/>
          <w:rFonts w:eastAsiaTheme="majorEastAsia"/>
        </w:rPr>
        <w:t>")</w:t>
      </w:r>
    </w:p>
    <w:p w:rsidR="003B5263" w:rsidRDefault="003B5263" w:rsidP="003B5263">
      <w:r>
        <w:pict>
          <v:rect id="_x0000_i1084" style="width:0;height:1.5pt" o:hralign="center" o:hrstd="t" o:hr="t" fillcolor="#a0a0a0" stroked="f"/>
        </w:pict>
      </w:r>
    </w:p>
    <w:p w:rsidR="003B5263" w:rsidRDefault="003B5263" w:rsidP="003B5263">
      <w:pPr>
        <w:pStyle w:val="Heading3"/>
      </w:pPr>
      <w:r>
        <w:t>✅ Step 4: Modify or Explore More</w:t>
      </w:r>
    </w:p>
    <w:p w:rsidR="003B5263" w:rsidRDefault="003B5263" w:rsidP="003B5263">
      <w:pPr>
        <w:pStyle w:val="NormalWeb"/>
      </w:pPr>
      <w:r>
        <w:t>You can also try:</w:t>
      </w:r>
    </w:p>
    <w:p w:rsidR="003B5263" w:rsidRDefault="003B5263" w:rsidP="003B5263">
      <w:pPr>
        <w:pStyle w:val="NormalWeb"/>
        <w:numPr>
          <w:ilvl w:val="0"/>
          <w:numId w:val="50"/>
        </w:numPr>
      </w:pPr>
      <w:proofErr w:type="spellStart"/>
      <w:r>
        <w:rPr>
          <w:rStyle w:val="HTMLCode"/>
          <w:rFonts w:eastAsiaTheme="majorEastAsia"/>
        </w:rPr>
        <w:t>breadth_first_tree_search</w:t>
      </w:r>
      <w:proofErr w:type="spellEnd"/>
      <w:r>
        <w:rPr>
          <w:rStyle w:val="HTMLCode"/>
          <w:rFonts w:eastAsiaTheme="majorEastAsia"/>
        </w:rPr>
        <w:t>(puzzle)</w:t>
      </w:r>
    </w:p>
    <w:p w:rsidR="003B5263" w:rsidRDefault="003B5263" w:rsidP="003B5263">
      <w:pPr>
        <w:pStyle w:val="NormalWeb"/>
        <w:numPr>
          <w:ilvl w:val="0"/>
          <w:numId w:val="50"/>
        </w:numPr>
      </w:pPr>
      <w:proofErr w:type="spellStart"/>
      <w:r>
        <w:rPr>
          <w:rStyle w:val="HTMLCode"/>
          <w:rFonts w:eastAsiaTheme="majorEastAsia"/>
        </w:rPr>
        <w:t>depth_first_tree_search</w:t>
      </w:r>
      <w:proofErr w:type="spellEnd"/>
      <w:r>
        <w:rPr>
          <w:rStyle w:val="HTMLCode"/>
          <w:rFonts w:eastAsiaTheme="majorEastAsia"/>
        </w:rPr>
        <w:t>(puzzle)</w:t>
      </w:r>
    </w:p>
    <w:p w:rsidR="003B5263" w:rsidRDefault="003B5263" w:rsidP="003B5263">
      <w:pPr>
        <w:pStyle w:val="NormalWeb"/>
        <w:numPr>
          <w:ilvl w:val="0"/>
          <w:numId w:val="50"/>
        </w:numPr>
      </w:pPr>
      <w:proofErr w:type="spellStart"/>
      <w:r>
        <w:rPr>
          <w:rStyle w:val="HTMLCode"/>
          <w:rFonts w:eastAsiaTheme="majorEastAsia"/>
        </w:rPr>
        <w:t>greedy_best_first_graph_</w:t>
      </w:r>
      <w:proofErr w:type="gramStart"/>
      <w:r>
        <w:rPr>
          <w:rStyle w:val="HTMLCode"/>
          <w:rFonts w:eastAsiaTheme="majorEastAsia"/>
        </w:rPr>
        <w:t>search</w:t>
      </w:r>
      <w:proofErr w:type="spellEnd"/>
      <w:r>
        <w:rPr>
          <w:rStyle w:val="HTMLCode"/>
          <w:rFonts w:eastAsiaTheme="majorEastAsia"/>
        </w:rPr>
        <w:t>(</w:t>
      </w:r>
      <w:proofErr w:type="gramEnd"/>
      <w:r>
        <w:rPr>
          <w:rStyle w:val="HTMLCode"/>
          <w:rFonts w:eastAsiaTheme="majorEastAsia"/>
        </w:rPr>
        <w:t>puzzle, h=</w:t>
      </w:r>
      <w:proofErr w:type="spellStart"/>
      <w:r>
        <w:rPr>
          <w:rStyle w:val="HTMLCode"/>
          <w:rFonts w:eastAsiaTheme="majorEastAsia"/>
        </w:rPr>
        <w:t>puzzle.h</w:t>
      </w:r>
      <w:proofErr w:type="spellEnd"/>
      <w:r>
        <w:rPr>
          <w:rStyle w:val="HTMLCode"/>
          <w:rFonts w:eastAsiaTheme="majorEastAsia"/>
        </w:rPr>
        <w:t>)</w:t>
      </w:r>
      <w:r>
        <w:br/>
        <w:t>(try different heuristics!)</w:t>
      </w:r>
    </w:p>
    <w:p w:rsidR="003B5263" w:rsidRDefault="003B5263" w:rsidP="003B5263">
      <w:r>
        <w:pict>
          <v:rect id="_x0000_i1085" style="width:0;height:1.5pt" o:hralign="center" o:hrstd="t" o:hr="t" fillcolor="#a0a0a0" stroked="f"/>
        </w:pict>
      </w:r>
    </w:p>
    <w:p w:rsidR="003B5263" w:rsidRDefault="003B5263" w:rsidP="003B5263">
      <w:pPr>
        <w:pStyle w:val="Heading3"/>
      </w:pPr>
      <w:proofErr w:type="gramStart"/>
      <w:r>
        <w:rPr>
          <w:rFonts w:ascii="Segoe UI Symbol" w:hAnsi="Segoe UI Symbol" w:cs="Segoe UI Symbol"/>
        </w:rPr>
        <w:t>🔍</w:t>
      </w:r>
      <w:r>
        <w:t xml:space="preserve"> Need Example Notebooks?</w:t>
      </w:r>
      <w:proofErr w:type="gramEnd"/>
    </w:p>
    <w:p w:rsidR="003B5263" w:rsidRDefault="003B5263" w:rsidP="003B5263">
      <w:pPr>
        <w:pStyle w:val="NormalWeb"/>
      </w:pPr>
      <w:r>
        <w:lastRenderedPageBreak/>
        <w:t>You can explore official AIMA notebooks here:</w:t>
      </w:r>
    </w:p>
    <w:p w:rsidR="003B5263" w:rsidRDefault="003B5263" w:rsidP="003B5263">
      <w:pPr>
        <w:pStyle w:val="NormalWeb"/>
        <w:numPr>
          <w:ilvl w:val="0"/>
          <w:numId w:val="51"/>
        </w:numPr>
      </w:pPr>
      <w:r>
        <w:rPr>
          <w:rFonts w:ascii="Segoe UI Symbol" w:hAnsi="Segoe UI Symbol" w:cs="Segoe UI Symbol"/>
        </w:rPr>
        <w:t>📘</w:t>
      </w:r>
      <w:r>
        <w:t xml:space="preserve"> </w:t>
      </w:r>
      <w:hyperlink r:id="rId30" w:tgtFrame="_new" w:history="1">
        <w:r>
          <w:rPr>
            <w:rStyle w:val="Hyperlink"/>
          </w:rPr>
          <w:t>AIMA-Python Notebooks Index</w:t>
        </w:r>
      </w:hyperlink>
    </w:p>
    <w:p w:rsidR="003B5263" w:rsidRDefault="003B5263" w:rsidP="003B5263">
      <w:pPr>
        <w:pStyle w:val="NormalWeb"/>
      </w:pPr>
      <w:r>
        <w:t xml:space="preserve">Click "Open in </w:t>
      </w:r>
      <w:proofErr w:type="spellStart"/>
      <w:r>
        <w:t>Colab</w:t>
      </w:r>
      <w:proofErr w:type="spellEnd"/>
      <w:r>
        <w:t>" on any notebook to interact with it.</w:t>
      </w:r>
    </w:p>
    <w:p w:rsidR="003B5263" w:rsidRDefault="003B5263" w:rsidP="003B5263">
      <w:r>
        <w:pict>
          <v:rect id="_x0000_i1086" style="width:0;height:1.5pt" o:hralign="center" o:hrstd="t" o:hr="t" fillcolor="#a0a0a0" stroked="f"/>
        </w:pict>
      </w:r>
    </w:p>
    <w:p w:rsidR="003B5263" w:rsidRDefault="003B5263" w:rsidP="003B5263">
      <w:pPr>
        <w:pStyle w:val="NormalWeb"/>
      </w:pPr>
      <w:r>
        <w:t xml:space="preserve">Would you like me to build a </w:t>
      </w:r>
      <w:r>
        <w:rPr>
          <w:rStyle w:val="Strong"/>
        </w:rPr>
        <w:t xml:space="preserve">custom Google </w:t>
      </w:r>
      <w:proofErr w:type="spellStart"/>
      <w:r>
        <w:rPr>
          <w:rStyle w:val="Strong"/>
        </w:rPr>
        <w:t>Colab</w:t>
      </w:r>
      <w:proofErr w:type="spellEnd"/>
      <w:r>
        <w:rPr>
          <w:rStyle w:val="Strong"/>
        </w:rPr>
        <w:t xml:space="preserve"> notebook</w:t>
      </w:r>
      <w:r>
        <w:t xml:space="preserve"> for a specific problem </w:t>
      </w:r>
      <w:proofErr w:type="gramStart"/>
      <w:r>
        <w:t>like:</w:t>
      </w:r>
      <w:proofErr w:type="gramEnd"/>
    </w:p>
    <w:p w:rsidR="003B5263" w:rsidRDefault="003B5263" w:rsidP="003B5263">
      <w:pPr>
        <w:pStyle w:val="NormalWeb"/>
        <w:numPr>
          <w:ilvl w:val="0"/>
          <w:numId w:val="52"/>
        </w:numPr>
      </w:pPr>
      <w:r>
        <w:t>Missionaries and Cannibals</w:t>
      </w:r>
    </w:p>
    <w:p w:rsidR="003B5263" w:rsidRDefault="003B5263" w:rsidP="003B5263">
      <w:pPr>
        <w:pStyle w:val="NormalWeb"/>
        <w:numPr>
          <w:ilvl w:val="0"/>
          <w:numId w:val="52"/>
        </w:numPr>
      </w:pPr>
      <w:r>
        <w:t>Maze pathfinding</w:t>
      </w:r>
    </w:p>
    <w:p w:rsidR="003B5263" w:rsidRDefault="003B5263" w:rsidP="003B5263">
      <w:pPr>
        <w:pStyle w:val="NormalWeb"/>
        <w:numPr>
          <w:ilvl w:val="0"/>
          <w:numId w:val="52"/>
        </w:numPr>
      </w:pPr>
      <w:r>
        <w:t>Custom problem solving agent?</w:t>
      </w:r>
    </w:p>
    <w:p w:rsidR="003B5263" w:rsidRDefault="003B5263" w:rsidP="003B5263">
      <w:pPr>
        <w:pStyle w:val="NormalWeb"/>
      </w:pPr>
      <w:r>
        <w:t xml:space="preserve">Let me know, and I’ll generate the code and share the </w:t>
      </w:r>
      <w:proofErr w:type="spellStart"/>
      <w:r>
        <w:t>Colab</w:t>
      </w:r>
      <w:proofErr w:type="spellEnd"/>
      <w:r>
        <w:t xml:space="preserve"> link with you!</w:t>
      </w:r>
    </w:p>
    <w:p w:rsidR="003B5263" w:rsidRDefault="003B5263" w:rsidP="003B5263">
      <w:pPr>
        <w:pStyle w:val="Heading5"/>
      </w:pPr>
      <w:r>
        <w:t>You said:</w:t>
      </w:r>
    </w:p>
    <w:p w:rsidR="003B5263" w:rsidRDefault="003B5263" w:rsidP="003B5263">
      <w:r>
        <w:t xml:space="preserve">Maze Pathfinding </w:t>
      </w:r>
    </w:p>
    <w:p w:rsidR="003B5263" w:rsidRDefault="003B5263" w:rsidP="003B5263">
      <w:pPr>
        <w:pStyle w:val="Heading6"/>
      </w:pPr>
      <w:proofErr w:type="spellStart"/>
      <w:r>
        <w:t>ChatGPT</w:t>
      </w:r>
      <w:proofErr w:type="spellEnd"/>
      <w:r>
        <w:t xml:space="preserve"> said:</w:t>
      </w:r>
    </w:p>
    <w:p w:rsidR="003B5263" w:rsidRDefault="003B5263" w:rsidP="003B5263">
      <w:pPr>
        <w:pStyle w:val="NormalWeb"/>
      </w:pPr>
      <w:r>
        <w:t xml:space="preserve">Your Maze Pathfinding notebook using A* Search is ready to use in Google </w:t>
      </w:r>
      <w:proofErr w:type="spellStart"/>
      <w:r>
        <w:t>Colab</w:t>
      </w:r>
      <w:proofErr w:type="spellEnd"/>
      <w:r>
        <w:t>:</w:t>
      </w:r>
    </w:p>
    <w:p w:rsidR="003B5263" w:rsidRDefault="003B5263" w:rsidP="003B5263">
      <w:pPr>
        <w:pStyle w:val="NormalWeb"/>
      </w:pPr>
      <w:r>
        <w:rPr>
          <w:rFonts w:ascii="Segoe UI Symbol" w:hAnsi="Segoe UI Symbol" w:cs="Segoe UI Symbol"/>
        </w:rPr>
        <w:t>📘</w:t>
      </w:r>
      <w:r>
        <w:t xml:space="preserve"> Download </w:t>
      </w:r>
      <w:proofErr w:type="spellStart"/>
      <w:r>
        <w:t>Maze_Pathfinding_AStar_Colab.ipynb</w:t>
      </w:r>
      <w:proofErr w:type="spellEnd"/>
    </w:p>
    <w:p w:rsidR="003B5263" w:rsidRDefault="003B5263" w:rsidP="003B5263">
      <w:pPr>
        <w:pStyle w:val="NormalWeb"/>
      </w:pPr>
      <w:r>
        <w:t xml:space="preserve">After downloading, you can open it in Google </w:t>
      </w:r>
      <w:proofErr w:type="spellStart"/>
      <w:r>
        <w:t>Colab</w:t>
      </w:r>
      <w:proofErr w:type="spellEnd"/>
      <w:r>
        <w:t xml:space="preserve"> by:</w:t>
      </w:r>
    </w:p>
    <w:p w:rsidR="003B5263" w:rsidRDefault="003B5263" w:rsidP="003B5263">
      <w:pPr>
        <w:pStyle w:val="NormalWeb"/>
        <w:numPr>
          <w:ilvl w:val="0"/>
          <w:numId w:val="53"/>
        </w:numPr>
      </w:pPr>
      <w:r>
        <w:t xml:space="preserve">Clicking </w:t>
      </w:r>
      <w:r>
        <w:rPr>
          <w:rStyle w:val="Strong"/>
        </w:rPr>
        <w:t>"File" &gt; "Upload notebook"</w:t>
      </w:r>
      <w:r>
        <w:t xml:space="preserve"> in </w:t>
      </w:r>
      <w:proofErr w:type="spellStart"/>
      <w:r>
        <w:t>Colab</w:t>
      </w:r>
      <w:proofErr w:type="spellEnd"/>
      <w:r>
        <w:t>.</w:t>
      </w:r>
    </w:p>
    <w:p w:rsidR="003B5263" w:rsidRDefault="003B5263" w:rsidP="003B5263">
      <w:pPr>
        <w:pStyle w:val="NormalWeb"/>
        <w:numPr>
          <w:ilvl w:val="0"/>
          <w:numId w:val="53"/>
        </w:numPr>
      </w:pPr>
      <w:r>
        <w:t xml:space="preserve">Selecting the downloaded </w:t>
      </w:r>
      <w:r>
        <w:rPr>
          <w:rStyle w:val="HTMLCode"/>
          <w:rFonts w:eastAsiaTheme="majorEastAsia"/>
        </w:rPr>
        <w:t>.</w:t>
      </w:r>
      <w:proofErr w:type="spellStart"/>
      <w:r>
        <w:rPr>
          <w:rStyle w:val="HTMLCode"/>
          <w:rFonts w:eastAsiaTheme="majorEastAsia"/>
        </w:rPr>
        <w:t>ipynb</w:t>
      </w:r>
      <w:proofErr w:type="spellEnd"/>
      <w:r>
        <w:t xml:space="preserve"> file.</w:t>
      </w:r>
    </w:p>
    <w:p w:rsidR="003B5263" w:rsidRDefault="003B5263" w:rsidP="003B5263">
      <w:pPr>
        <w:pStyle w:val="NormalWeb"/>
        <w:numPr>
          <w:ilvl w:val="0"/>
          <w:numId w:val="53"/>
        </w:numPr>
      </w:pPr>
      <w:r>
        <w:t>Running the cells to see A* find a path in a maze!</w:t>
      </w:r>
    </w:p>
    <w:p w:rsidR="003B5263" w:rsidRDefault="003B5263" w:rsidP="003B5263">
      <w:pPr>
        <w:pStyle w:val="NormalWeb"/>
      </w:pPr>
      <w:r>
        <w:t xml:space="preserve">Would you like me to add more features like diagonal movement, animation, or interactive input? </w:t>
      </w:r>
    </w:p>
    <w:p w:rsidR="003B5263" w:rsidRDefault="003B5263"/>
    <w:sectPr w:rsidR="003B5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Mono">
    <w:panose1 w:val="020B0609030804020204"/>
    <w:charset w:val="00"/>
    <w:family w:val="modern"/>
    <w:pitch w:val="fixed"/>
    <w:sig w:usb0="E70026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4D38"/>
    <w:multiLevelType w:val="multilevel"/>
    <w:tmpl w:val="255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01C56"/>
    <w:multiLevelType w:val="multilevel"/>
    <w:tmpl w:val="7918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31D2E"/>
    <w:multiLevelType w:val="multilevel"/>
    <w:tmpl w:val="6A081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205521"/>
    <w:multiLevelType w:val="multilevel"/>
    <w:tmpl w:val="4222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2E34FF"/>
    <w:multiLevelType w:val="multilevel"/>
    <w:tmpl w:val="B38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D615E1"/>
    <w:multiLevelType w:val="multilevel"/>
    <w:tmpl w:val="347C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CD0256"/>
    <w:multiLevelType w:val="multilevel"/>
    <w:tmpl w:val="9A40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504009"/>
    <w:multiLevelType w:val="multilevel"/>
    <w:tmpl w:val="9BC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72182"/>
    <w:multiLevelType w:val="multilevel"/>
    <w:tmpl w:val="62B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566813"/>
    <w:multiLevelType w:val="multilevel"/>
    <w:tmpl w:val="F67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4412FB"/>
    <w:multiLevelType w:val="multilevel"/>
    <w:tmpl w:val="A1D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65F21"/>
    <w:multiLevelType w:val="multilevel"/>
    <w:tmpl w:val="9932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C14974"/>
    <w:multiLevelType w:val="multilevel"/>
    <w:tmpl w:val="61A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380429"/>
    <w:multiLevelType w:val="multilevel"/>
    <w:tmpl w:val="834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AA3567"/>
    <w:multiLevelType w:val="multilevel"/>
    <w:tmpl w:val="DA9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497366"/>
    <w:multiLevelType w:val="multilevel"/>
    <w:tmpl w:val="9FF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AD6666"/>
    <w:multiLevelType w:val="multilevel"/>
    <w:tmpl w:val="288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9515A7"/>
    <w:multiLevelType w:val="multilevel"/>
    <w:tmpl w:val="A85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B527FE"/>
    <w:multiLevelType w:val="multilevel"/>
    <w:tmpl w:val="10365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965328"/>
    <w:multiLevelType w:val="multilevel"/>
    <w:tmpl w:val="F5B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F3048F"/>
    <w:multiLevelType w:val="multilevel"/>
    <w:tmpl w:val="060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1F38EA"/>
    <w:multiLevelType w:val="multilevel"/>
    <w:tmpl w:val="54E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92565A"/>
    <w:multiLevelType w:val="multilevel"/>
    <w:tmpl w:val="0A7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E33767"/>
    <w:multiLevelType w:val="multilevel"/>
    <w:tmpl w:val="6E6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C17ADE"/>
    <w:multiLevelType w:val="multilevel"/>
    <w:tmpl w:val="D68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EB65FF"/>
    <w:multiLevelType w:val="multilevel"/>
    <w:tmpl w:val="579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0969FA"/>
    <w:multiLevelType w:val="multilevel"/>
    <w:tmpl w:val="E184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66914C7"/>
    <w:multiLevelType w:val="multilevel"/>
    <w:tmpl w:val="AA2E2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7C579F"/>
    <w:multiLevelType w:val="multilevel"/>
    <w:tmpl w:val="8E0C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964704D"/>
    <w:multiLevelType w:val="multilevel"/>
    <w:tmpl w:val="06A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90715F"/>
    <w:multiLevelType w:val="multilevel"/>
    <w:tmpl w:val="43F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B4C049E"/>
    <w:multiLevelType w:val="multilevel"/>
    <w:tmpl w:val="BBA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C8B6BB3"/>
    <w:multiLevelType w:val="multilevel"/>
    <w:tmpl w:val="EB8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5C460C"/>
    <w:multiLevelType w:val="multilevel"/>
    <w:tmpl w:val="E382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59488F"/>
    <w:multiLevelType w:val="multilevel"/>
    <w:tmpl w:val="A24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E82F17"/>
    <w:multiLevelType w:val="multilevel"/>
    <w:tmpl w:val="9BE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4E4E9D"/>
    <w:multiLevelType w:val="multilevel"/>
    <w:tmpl w:val="24E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1A102C"/>
    <w:multiLevelType w:val="multilevel"/>
    <w:tmpl w:val="50C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6863AEE"/>
    <w:multiLevelType w:val="multilevel"/>
    <w:tmpl w:val="EAA4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6E86674"/>
    <w:multiLevelType w:val="multilevel"/>
    <w:tmpl w:val="95F8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CAA5182"/>
    <w:multiLevelType w:val="multilevel"/>
    <w:tmpl w:val="4E20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D690544"/>
    <w:multiLevelType w:val="multilevel"/>
    <w:tmpl w:val="565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3C2042"/>
    <w:multiLevelType w:val="multilevel"/>
    <w:tmpl w:val="8222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F441983"/>
    <w:multiLevelType w:val="multilevel"/>
    <w:tmpl w:val="D93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22A57A9"/>
    <w:multiLevelType w:val="multilevel"/>
    <w:tmpl w:val="885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3F6A0C"/>
    <w:multiLevelType w:val="multilevel"/>
    <w:tmpl w:val="214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4712DF"/>
    <w:multiLevelType w:val="multilevel"/>
    <w:tmpl w:val="388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F0A3DED"/>
    <w:multiLevelType w:val="multilevel"/>
    <w:tmpl w:val="F54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05869C8"/>
    <w:multiLevelType w:val="multilevel"/>
    <w:tmpl w:val="CCD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5917BA"/>
    <w:multiLevelType w:val="multilevel"/>
    <w:tmpl w:val="D470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DC1562F"/>
    <w:multiLevelType w:val="multilevel"/>
    <w:tmpl w:val="3280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B11197D"/>
    <w:multiLevelType w:val="multilevel"/>
    <w:tmpl w:val="F0F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EEA2E25"/>
    <w:multiLevelType w:val="multilevel"/>
    <w:tmpl w:val="E32C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F5A70DF"/>
    <w:multiLevelType w:val="multilevel"/>
    <w:tmpl w:val="D17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
  </w:num>
  <w:num w:numId="3">
    <w:abstractNumId w:val="37"/>
  </w:num>
  <w:num w:numId="4">
    <w:abstractNumId w:val="34"/>
  </w:num>
  <w:num w:numId="5">
    <w:abstractNumId w:val="16"/>
  </w:num>
  <w:num w:numId="6">
    <w:abstractNumId w:val="8"/>
  </w:num>
  <w:num w:numId="7">
    <w:abstractNumId w:val="29"/>
  </w:num>
  <w:num w:numId="8">
    <w:abstractNumId w:val="33"/>
  </w:num>
  <w:num w:numId="9">
    <w:abstractNumId w:val="24"/>
  </w:num>
  <w:num w:numId="10">
    <w:abstractNumId w:val="45"/>
  </w:num>
  <w:num w:numId="11">
    <w:abstractNumId w:val="41"/>
  </w:num>
  <w:num w:numId="12">
    <w:abstractNumId w:val="2"/>
  </w:num>
  <w:num w:numId="13">
    <w:abstractNumId w:val="19"/>
  </w:num>
  <w:num w:numId="14">
    <w:abstractNumId w:val="36"/>
  </w:num>
  <w:num w:numId="15">
    <w:abstractNumId w:val="27"/>
  </w:num>
  <w:num w:numId="16">
    <w:abstractNumId w:val="15"/>
  </w:num>
  <w:num w:numId="17">
    <w:abstractNumId w:val="21"/>
  </w:num>
  <w:num w:numId="18">
    <w:abstractNumId w:val="23"/>
  </w:num>
  <w:num w:numId="19">
    <w:abstractNumId w:val="18"/>
  </w:num>
  <w:num w:numId="20">
    <w:abstractNumId w:val="12"/>
  </w:num>
  <w:num w:numId="21">
    <w:abstractNumId w:val="48"/>
  </w:num>
  <w:num w:numId="22">
    <w:abstractNumId w:val="9"/>
  </w:num>
  <w:num w:numId="23">
    <w:abstractNumId w:val="32"/>
  </w:num>
  <w:num w:numId="24">
    <w:abstractNumId w:val="51"/>
  </w:num>
  <w:num w:numId="25">
    <w:abstractNumId w:val="13"/>
  </w:num>
  <w:num w:numId="26">
    <w:abstractNumId w:val="20"/>
  </w:num>
  <w:num w:numId="27">
    <w:abstractNumId w:val="30"/>
  </w:num>
  <w:num w:numId="28">
    <w:abstractNumId w:val="4"/>
  </w:num>
  <w:num w:numId="29">
    <w:abstractNumId w:val="43"/>
  </w:num>
  <w:num w:numId="30">
    <w:abstractNumId w:val="46"/>
  </w:num>
  <w:num w:numId="31">
    <w:abstractNumId w:val="42"/>
  </w:num>
  <w:num w:numId="32">
    <w:abstractNumId w:val="26"/>
  </w:num>
  <w:num w:numId="33">
    <w:abstractNumId w:val="10"/>
  </w:num>
  <w:num w:numId="34">
    <w:abstractNumId w:val="38"/>
  </w:num>
  <w:num w:numId="35">
    <w:abstractNumId w:val="6"/>
  </w:num>
  <w:num w:numId="36">
    <w:abstractNumId w:val="14"/>
  </w:num>
  <w:num w:numId="37">
    <w:abstractNumId w:val="17"/>
  </w:num>
  <w:num w:numId="38">
    <w:abstractNumId w:val="25"/>
  </w:num>
  <w:num w:numId="39">
    <w:abstractNumId w:val="5"/>
  </w:num>
  <w:num w:numId="40">
    <w:abstractNumId w:val="0"/>
  </w:num>
  <w:num w:numId="41">
    <w:abstractNumId w:val="28"/>
  </w:num>
  <w:num w:numId="42">
    <w:abstractNumId w:val="52"/>
  </w:num>
  <w:num w:numId="43">
    <w:abstractNumId w:val="47"/>
  </w:num>
  <w:num w:numId="44">
    <w:abstractNumId w:val="44"/>
  </w:num>
  <w:num w:numId="45">
    <w:abstractNumId w:val="7"/>
  </w:num>
  <w:num w:numId="46">
    <w:abstractNumId w:val="49"/>
  </w:num>
  <w:num w:numId="47">
    <w:abstractNumId w:val="53"/>
  </w:num>
  <w:num w:numId="48">
    <w:abstractNumId w:val="40"/>
  </w:num>
  <w:num w:numId="49">
    <w:abstractNumId w:val="50"/>
  </w:num>
  <w:num w:numId="50">
    <w:abstractNumId w:val="31"/>
  </w:num>
  <w:num w:numId="51">
    <w:abstractNumId w:val="35"/>
  </w:num>
  <w:num w:numId="52">
    <w:abstractNumId w:val="1"/>
  </w:num>
  <w:num w:numId="53">
    <w:abstractNumId w:val="11"/>
  </w:num>
  <w:num w:numId="54">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D72"/>
    <w:rsid w:val="00292E5D"/>
    <w:rsid w:val="003A3325"/>
    <w:rsid w:val="003B5263"/>
    <w:rsid w:val="00475CDF"/>
    <w:rsid w:val="008A6F02"/>
    <w:rsid w:val="00D06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B52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52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B526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3B526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526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2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526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B526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B5263"/>
    <w:rPr>
      <w:b/>
      <w:bCs/>
    </w:rPr>
  </w:style>
  <w:style w:type="paragraph" w:styleId="NormalWeb">
    <w:name w:val="Normal (Web)"/>
    <w:basedOn w:val="Normal"/>
    <w:uiPriority w:val="99"/>
    <w:semiHidden/>
    <w:unhideWhenUsed/>
    <w:rsid w:val="003B52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B5263"/>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B526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B5263"/>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3B5263"/>
    <w:rPr>
      <w:color w:val="0000FF"/>
      <w:u w:val="single"/>
    </w:rPr>
  </w:style>
  <w:style w:type="character" w:styleId="Emphasis">
    <w:name w:val="Emphasis"/>
    <w:basedOn w:val="DefaultParagraphFont"/>
    <w:uiPriority w:val="20"/>
    <w:qFormat/>
    <w:rsid w:val="003B5263"/>
    <w:rPr>
      <w:i/>
      <w:iCs/>
    </w:rPr>
  </w:style>
  <w:style w:type="paragraph" w:styleId="HTMLPreformatted">
    <w:name w:val="HTML Preformatted"/>
    <w:basedOn w:val="Normal"/>
    <w:link w:val="HTMLPreformattedChar"/>
    <w:uiPriority w:val="99"/>
    <w:semiHidden/>
    <w:unhideWhenUsed/>
    <w:rsid w:val="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5263"/>
    <w:rPr>
      <w:rFonts w:ascii="Courier New" w:eastAsia="Times New Roman" w:hAnsi="Courier New" w:cs="Courier New"/>
      <w:sz w:val="20"/>
      <w:szCs w:val="20"/>
      <w:lang w:eastAsia="en-IN"/>
    </w:rPr>
  </w:style>
  <w:style w:type="character" w:customStyle="1" w:styleId="hljs-builtin">
    <w:name w:val="hljs-built_in"/>
    <w:basedOn w:val="DefaultParagraphFont"/>
    <w:rsid w:val="003B5263"/>
  </w:style>
  <w:style w:type="character" w:customStyle="1" w:styleId="hljs-keyword">
    <w:name w:val="hljs-keyword"/>
    <w:basedOn w:val="DefaultParagraphFont"/>
    <w:rsid w:val="003B5263"/>
  </w:style>
  <w:style w:type="character" w:customStyle="1" w:styleId="hljs-comment">
    <w:name w:val="hljs-comment"/>
    <w:basedOn w:val="DefaultParagraphFont"/>
    <w:rsid w:val="003B5263"/>
  </w:style>
  <w:style w:type="character" w:customStyle="1" w:styleId="hljs-number">
    <w:name w:val="hljs-number"/>
    <w:basedOn w:val="DefaultParagraphFont"/>
    <w:rsid w:val="003B5263"/>
  </w:style>
  <w:style w:type="character" w:customStyle="1" w:styleId="hljs-string">
    <w:name w:val="hljs-string"/>
    <w:basedOn w:val="DefaultParagraphFont"/>
    <w:rsid w:val="003B5263"/>
  </w:style>
  <w:style w:type="character" w:customStyle="1" w:styleId="hljs-subst">
    <w:name w:val="hljs-subst"/>
    <w:basedOn w:val="DefaultParagraphFont"/>
    <w:rsid w:val="003B5263"/>
  </w:style>
  <w:style w:type="character" w:customStyle="1" w:styleId="hljs-title">
    <w:name w:val="hljs-title"/>
    <w:basedOn w:val="DefaultParagraphFont"/>
    <w:rsid w:val="003B5263"/>
  </w:style>
  <w:style w:type="character" w:customStyle="1" w:styleId="hljs-params">
    <w:name w:val="hljs-params"/>
    <w:basedOn w:val="DefaultParagraphFont"/>
    <w:rsid w:val="003B5263"/>
  </w:style>
  <w:style w:type="paragraph" w:styleId="BalloonText">
    <w:name w:val="Balloon Text"/>
    <w:basedOn w:val="Normal"/>
    <w:link w:val="BalloonTextChar"/>
    <w:uiPriority w:val="99"/>
    <w:semiHidden/>
    <w:unhideWhenUsed/>
    <w:rsid w:val="00475C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C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B52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52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B526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3B526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526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2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526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B526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B5263"/>
    <w:rPr>
      <w:b/>
      <w:bCs/>
    </w:rPr>
  </w:style>
  <w:style w:type="paragraph" w:styleId="NormalWeb">
    <w:name w:val="Normal (Web)"/>
    <w:basedOn w:val="Normal"/>
    <w:uiPriority w:val="99"/>
    <w:semiHidden/>
    <w:unhideWhenUsed/>
    <w:rsid w:val="003B52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B5263"/>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B526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B5263"/>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3B5263"/>
    <w:rPr>
      <w:color w:val="0000FF"/>
      <w:u w:val="single"/>
    </w:rPr>
  </w:style>
  <w:style w:type="character" w:styleId="Emphasis">
    <w:name w:val="Emphasis"/>
    <w:basedOn w:val="DefaultParagraphFont"/>
    <w:uiPriority w:val="20"/>
    <w:qFormat/>
    <w:rsid w:val="003B5263"/>
    <w:rPr>
      <w:i/>
      <w:iCs/>
    </w:rPr>
  </w:style>
  <w:style w:type="paragraph" w:styleId="HTMLPreformatted">
    <w:name w:val="HTML Preformatted"/>
    <w:basedOn w:val="Normal"/>
    <w:link w:val="HTMLPreformattedChar"/>
    <w:uiPriority w:val="99"/>
    <w:semiHidden/>
    <w:unhideWhenUsed/>
    <w:rsid w:val="003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5263"/>
    <w:rPr>
      <w:rFonts w:ascii="Courier New" w:eastAsia="Times New Roman" w:hAnsi="Courier New" w:cs="Courier New"/>
      <w:sz w:val="20"/>
      <w:szCs w:val="20"/>
      <w:lang w:eastAsia="en-IN"/>
    </w:rPr>
  </w:style>
  <w:style w:type="character" w:customStyle="1" w:styleId="hljs-builtin">
    <w:name w:val="hljs-built_in"/>
    <w:basedOn w:val="DefaultParagraphFont"/>
    <w:rsid w:val="003B5263"/>
  </w:style>
  <w:style w:type="character" w:customStyle="1" w:styleId="hljs-keyword">
    <w:name w:val="hljs-keyword"/>
    <w:basedOn w:val="DefaultParagraphFont"/>
    <w:rsid w:val="003B5263"/>
  </w:style>
  <w:style w:type="character" w:customStyle="1" w:styleId="hljs-comment">
    <w:name w:val="hljs-comment"/>
    <w:basedOn w:val="DefaultParagraphFont"/>
    <w:rsid w:val="003B5263"/>
  </w:style>
  <w:style w:type="character" w:customStyle="1" w:styleId="hljs-number">
    <w:name w:val="hljs-number"/>
    <w:basedOn w:val="DefaultParagraphFont"/>
    <w:rsid w:val="003B5263"/>
  </w:style>
  <w:style w:type="character" w:customStyle="1" w:styleId="hljs-string">
    <w:name w:val="hljs-string"/>
    <w:basedOn w:val="DefaultParagraphFont"/>
    <w:rsid w:val="003B5263"/>
  </w:style>
  <w:style w:type="character" w:customStyle="1" w:styleId="hljs-subst">
    <w:name w:val="hljs-subst"/>
    <w:basedOn w:val="DefaultParagraphFont"/>
    <w:rsid w:val="003B5263"/>
  </w:style>
  <w:style w:type="character" w:customStyle="1" w:styleId="hljs-title">
    <w:name w:val="hljs-title"/>
    <w:basedOn w:val="DefaultParagraphFont"/>
    <w:rsid w:val="003B5263"/>
  </w:style>
  <w:style w:type="character" w:customStyle="1" w:styleId="hljs-params">
    <w:name w:val="hljs-params"/>
    <w:basedOn w:val="DefaultParagraphFont"/>
    <w:rsid w:val="003B5263"/>
  </w:style>
  <w:style w:type="paragraph" w:styleId="BalloonText">
    <w:name w:val="Balloon Text"/>
    <w:basedOn w:val="Normal"/>
    <w:link w:val="BalloonTextChar"/>
    <w:uiPriority w:val="99"/>
    <w:semiHidden/>
    <w:unhideWhenUsed/>
    <w:rsid w:val="00475C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C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58676">
      <w:bodyDiv w:val="1"/>
      <w:marLeft w:val="0"/>
      <w:marRight w:val="0"/>
      <w:marTop w:val="0"/>
      <w:marBottom w:val="0"/>
      <w:divBdr>
        <w:top w:val="none" w:sz="0" w:space="0" w:color="auto"/>
        <w:left w:val="none" w:sz="0" w:space="0" w:color="auto"/>
        <w:bottom w:val="none" w:sz="0" w:space="0" w:color="auto"/>
        <w:right w:val="none" w:sz="0" w:space="0" w:color="auto"/>
      </w:divBdr>
      <w:divsChild>
        <w:div w:id="132404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12713">
          <w:marLeft w:val="0"/>
          <w:marRight w:val="0"/>
          <w:marTop w:val="0"/>
          <w:marBottom w:val="0"/>
          <w:divBdr>
            <w:top w:val="none" w:sz="0" w:space="0" w:color="auto"/>
            <w:left w:val="none" w:sz="0" w:space="0" w:color="auto"/>
            <w:bottom w:val="none" w:sz="0" w:space="0" w:color="auto"/>
            <w:right w:val="none" w:sz="0" w:space="0" w:color="auto"/>
          </w:divBdr>
          <w:divsChild>
            <w:div w:id="1478572879">
              <w:marLeft w:val="0"/>
              <w:marRight w:val="0"/>
              <w:marTop w:val="0"/>
              <w:marBottom w:val="0"/>
              <w:divBdr>
                <w:top w:val="none" w:sz="0" w:space="0" w:color="auto"/>
                <w:left w:val="none" w:sz="0" w:space="0" w:color="auto"/>
                <w:bottom w:val="none" w:sz="0" w:space="0" w:color="auto"/>
                <w:right w:val="none" w:sz="0" w:space="0" w:color="auto"/>
              </w:divBdr>
            </w:div>
          </w:divsChild>
        </w:div>
        <w:div w:id="411245615">
          <w:blockQuote w:val="1"/>
          <w:marLeft w:val="720"/>
          <w:marRight w:val="720"/>
          <w:marTop w:val="100"/>
          <w:marBottom w:val="100"/>
          <w:divBdr>
            <w:top w:val="none" w:sz="0" w:space="0" w:color="auto"/>
            <w:left w:val="none" w:sz="0" w:space="0" w:color="auto"/>
            <w:bottom w:val="none" w:sz="0" w:space="0" w:color="auto"/>
            <w:right w:val="none" w:sz="0" w:space="0" w:color="auto"/>
          </w:divBdr>
        </w:div>
        <w:div w:id="37423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817667">
      <w:bodyDiv w:val="1"/>
      <w:marLeft w:val="0"/>
      <w:marRight w:val="0"/>
      <w:marTop w:val="0"/>
      <w:marBottom w:val="0"/>
      <w:divBdr>
        <w:top w:val="none" w:sz="0" w:space="0" w:color="auto"/>
        <w:left w:val="none" w:sz="0" w:space="0" w:color="auto"/>
        <w:bottom w:val="none" w:sz="0" w:space="0" w:color="auto"/>
        <w:right w:val="none" w:sz="0" w:space="0" w:color="auto"/>
      </w:divBdr>
      <w:divsChild>
        <w:div w:id="1596474261">
          <w:marLeft w:val="0"/>
          <w:marRight w:val="0"/>
          <w:marTop w:val="0"/>
          <w:marBottom w:val="0"/>
          <w:divBdr>
            <w:top w:val="none" w:sz="0" w:space="0" w:color="auto"/>
            <w:left w:val="none" w:sz="0" w:space="0" w:color="auto"/>
            <w:bottom w:val="none" w:sz="0" w:space="0" w:color="auto"/>
            <w:right w:val="none" w:sz="0" w:space="0" w:color="auto"/>
          </w:divBdr>
          <w:divsChild>
            <w:div w:id="1681006901">
              <w:marLeft w:val="0"/>
              <w:marRight w:val="0"/>
              <w:marTop w:val="0"/>
              <w:marBottom w:val="0"/>
              <w:divBdr>
                <w:top w:val="none" w:sz="0" w:space="0" w:color="auto"/>
                <w:left w:val="none" w:sz="0" w:space="0" w:color="auto"/>
                <w:bottom w:val="none" w:sz="0" w:space="0" w:color="auto"/>
                <w:right w:val="none" w:sz="0" w:space="0" w:color="auto"/>
              </w:divBdr>
            </w:div>
            <w:div w:id="1666012949">
              <w:marLeft w:val="0"/>
              <w:marRight w:val="0"/>
              <w:marTop w:val="0"/>
              <w:marBottom w:val="0"/>
              <w:divBdr>
                <w:top w:val="none" w:sz="0" w:space="0" w:color="auto"/>
                <w:left w:val="none" w:sz="0" w:space="0" w:color="auto"/>
                <w:bottom w:val="none" w:sz="0" w:space="0" w:color="auto"/>
                <w:right w:val="none" w:sz="0" w:space="0" w:color="auto"/>
              </w:divBdr>
              <w:divsChild>
                <w:div w:id="2094813923">
                  <w:marLeft w:val="0"/>
                  <w:marRight w:val="0"/>
                  <w:marTop w:val="0"/>
                  <w:marBottom w:val="0"/>
                  <w:divBdr>
                    <w:top w:val="none" w:sz="0" w:space="0" w:color="auto"/>
                    <w:left w:val="none" w:sz="0" w:space="0" w:color="auto"/>
                    <w:bottom w:val="none" w:sz="0" w:space="0" w:color="auto"/>
                    <w:right w:val="none" w:sz="0" w:space="0" w:color="auto"/>
                  </w:divBdr>
                  <w:divsChild>
                    <w:div w:id="21450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4936">
              <w:marLeft w:val="0"/>
              <w:marRight w:val="0"/>
              <w:marTop w:val="0"/>
              <w:marBottom w:val="0"/>
              <w:divBdr>
                <w:top w:val="none" w:sz="0" w:space="0" w:color="auto"/>
                <w:left w:val="none" w:sz="0" w:space="0" w:color="auto"/>
                <w:bottom w:val="none" w:sz="0" w:space="0" w:color="auto"/>
                <w:right w:val="none" w:sz="0" w:space="0" w:color="auto"/>
              </w:divBdr>
            </w:div>
          </w:divsChild>
        </w:div>
        <w:div w:id="972062367">
          <w:marLeft w:val="0"/>
          <w:marRight w:val="0"/>
          <w:marTop w:val="0"/>
          <w:marBottom w:val="0"/>
          <w:divBdr>
            <w:top w:val="none" w:sz="0" w:space="0" w:color="auto"/>
            <w:left w:val="none" w:sz="0" w:space="0" w:color="auto"/>
            <w:bottom w:val="none" w:sz="0" w:space="0" w:color="auto"/>
            <w:right w:val="none" w:sz="0" w:space="0" w:color="auto"/>
          </w:divBdr>
          <w:divsChild>
            <w:div w:id="1766418111">
              <w:marLeft w:val="0"/>
              <w:marRight w:val="0"/>
              <w:marTop w:val="0"/>
              <w:marBottom w:val="0"/>
              <w:divBdr>
                <w:top w:val="none" w:sz="0" w:space="0" w:color="auto"/>
                <w:left w:val="none" w:sz="0" w:space="0" w:color="auto"/>
                <w:bottom w:val="none" w:sz="0" w:space="0" w:color="auto"/>
                <w:right w:val="none" w:sz="0" w:space="0" w:color="auto"/>
              </w:divBdr>
            </w:div>
            <w:div w:id="1865829259">
              <w:marLeft w:val="0"/>
              <w:marRight w:val="0"/>
              <w:marTop w:val="0"/>
              <w:marBottom w:val="0"/>
              <w:divBdr>
                <w:top w:val="none" w:sz="0" w:space="0" w:color="auto"/>
                <w:left w:val="none" w:sz="0" w:space="0" w:color="auto"/>
                <w:bottom w:val="none" w:sz="0" w:space="0" w:color="auto"/>
                <w:right w:val="none" w:sz="0" w:space="0" w:color="auto"/>
              </w:divBdr>
              <w:divsChild>
                <w:div w:id="1024676472">
                  <w:marLeft w:val="0"/>
                  <w:marRight w:val="0"/>
                  <w:marTop w:val="0"/>
                  <w:marBottom w:val="0"/>
                  <w:divBdr>
                    <w:top w:val="none" w:sz="0" w:space="0" w:color="auto"/>
                    <w:left w:val="none" w:sz="0" w:space="0" w:color="auto"/>
                    <w:bottom w:val="none" w:sz="0" w:space="0" w:color="auto"/>
                    <w:right w:val="none" w:sz="0" w:space="0" w:color="auto"/>
                  </w:divBdr>
                  <w:divsChild>
                    <w:div w:id="1531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1625">
              <w:marLeft w:val="0"/>
              <w:marRight w:val="0"/>
              <w:marTop w:val="0"/>
              <w:marBottom w:val="0"/>
              <w:divBdr>
                <w:top w:val="none" w:sz="0" w:space="0" w:color="auto"/>
                <w:left w:val="none" w:sz="0" w:space="0" w:color="auto"/>
                <w:bottom w:val="none" w:sz="0" w:space="0" w:color="auto"/>
                <w:right w:val="none" w:sz="0" w:space="0" w:color="auto"/>
              </w:divBdr>
            </w:div>
          </w:divsChild>
        </w:div>
        <w:div w:id="1248807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393243">
          <w:marLeft w:val="0"/>
          <w:marRight w:val="0"/>
          <w:marTop w:val="0"/>
          <w:marBottom w:val="0"/>
          <w:divBdr>
            <w:top w:val="none" w:sz="0" w:space="0" w:color="auto"/>
            <w:left w:val="none" w:sz="0" w:space="0" w:color="auto"/>
            <w:bottom w:val="none" w:sz="0" w:space="0" w:color="auto"/>
            <w:right w:val="none" w:sz="0" w:space="0" w:color="auto"/>
          </w:divBdr>
          <w:divsChild>
            <w:div w:id="474879986">
              <w:marLeft w:val="0"/>
              <w:marRight w:val="0"/>
              <w:marTop w:val="0"/>
              <w:marBottom w:val="0"/>
              <w:divBdr>
                <w:top w:val="none" w:sz="0" w:space="0" w:color="auto"/>
                <w:left w:val="none" w:sz="0" w:space="0" w:color="auto"/>
                <w:bottom w:val="none" w:sz="0" w:space="0" w:color="auto"/>
                <w:right w:val="none" w:sz="0" w:space="0" w:color="auto"/>
              </w:divBdr>
            </w:div>
            <w:div w:id="1569144318">
              <w:marLeft w:val="0"/>
              <w:marRight w:val="0"/>
              <w:marTop w:val="0"/>
              <w:marBottom w:val="0"/>
              <w:divBdr>
                <w:top w:val="none" w:sz="0" w:space="0" w:color="auto"/>
                <w:left w:val="none" w:sz="0" w:space="0" w:color="auto"/>
                <w:bottom w:val="none" w:sz="0" w:space="0" w:color="auto"/>
                <w:right w:val="none" w:sz="0" w:space="0" w:color="auto"/>
              </w:divBdr>
              <w:divsChild>
                <w:div w:id="1398166159">
                  <w:marLeft w:val="0"/>
                  <w:marRight w:val="0"/>
                  <w:marTop w:val="0"/>
                  <w:marBottom w:val="0"/>
                  <w:divBdr>
                    <w:top w:val="none" w:sz="0" w:space="0" w:color="auto"/>
                    <w:left w:val="none" w:sz="0" w:space="0" w:color="auto"/>
                    <w:bottom w:val="none" w:sz="0" w:space="0" w:color="auto"/>
                    <w:right w:val="none" w:sz="0" w:space="0" w:color="auto"/>
                  </w:divBdr>
                  <w:divsChild>
                    <w:div w:id="8878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3227">
              <w:marLeft w:val="0"/>
              <w:marRight w:val="0"/>
              <w:marTop w:val="0"/>
              <w:marBottom w:val="0"/>
              <w:divBdr>
                <w:top w:val="none" w:sz="0" w:space="0" w:color="auto"/>
                <w:left w:val="none" w:sz="0" w:space="0" w:color="auto"/>
                <w:bottom w:val="none" w:sz="0" w:space="0" w:color="auto"/>
                <w:right w:val="none" w:sz="0" w:space="0" w:color="auto"/>
              </w:divBdr>
            </w:div>
          </w:divsChild>
        </w:div>
        <w:div w:id="913903735">
          <w:marLeft w:val="0"/>
          <w:marRight w:val="0"/>
          <w:marTop w:val="0"/>
          <w:marBottom w:val="0"/>
          <w:divBdr>
            <w:top w:val="none" w:sz="0" w:space="0" w:color="auto"/>
            <w:left w:val="none" w:sz="0" w:space="0" w:color="auto"/>
            <w:bottom w:val="none" w:sz="0" w:space="0" w:color="auto"/>
            <w:right w:val="none" w:sz="0" w:space="0" w:color="auto"/>
          </w:divBdr>
          <w:divsChild>
            <w:div w:id="1306230719">
              <w:marLeft w:val="0"/>
              <w:marRight w:val="0"/>
              <w:marTop w:val="0"/>
              <w:marBottom w:val="0"/>
              <w:divBdr>
                <w:top w:val="none" w:sz="0" w:space="0" w:color="auto"/>
                <w:left w:val="none" w:sz="0" w:space="0" w:color="auto"/>
                <w:bottom w:val="none" w:sz="0" w:space="0" w:color="auto"/>
                <w:right w:val="none" w:sz="0" w:space="0" w:color="auto"/>
              </w:divBdr>
            </w:div>
            <w:div w:id="1541285799">
              <w:marLeft w:val="0"/>
              <w:marRight w:val="0"/>
              <w:marTop w:val="0"/>
              <w:marBottom w:val="0"/>
              <w:divBdr>
                <w:top w:val="none" w:sz="0" w:space="0" w:color="auto"/>
                <w:left w:val="none" w:sz="0" w:space="0" w:color="auto"/>
                <w:bottom w:val="none" w:sz="0" w:space="0" w:color="auto"/>
                <w:right w:val="none" w:sz="0" w:space="0" w:color="auto"/>
              </w:divBdr>
              <w:divsChild>
                <w:div w:id="1292707088">
                  <w:marLeft w:val="0"/>
                  <w:marRight w:val="0"/>
                  <w:marTop w:val="0"/>
                  <w:marBottom w:val="0"/>
                  <w:divBdr>
                    <w:top w:val="none" w:sz="0" w:space="0" w:color="auto"/>
                    <w:left w:val="none" w:sz="0" w:space="0" w:color="auto"/>
                    <w:bottom w:val="none" w:sz="0" w:space="0" w:color="auto"/>
                    <w:right w:val="none" w:sz="0" w:space="0" w:color="auto"/>
                  </w:divBdr>
                  <w:divsChild>
                    <w:div w:id="540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00533">
      <w:bodyDiv w:val="1"/>
      <w:marLeft w:val="0"/>
      <w:marRight w:val="0"/>
      <w:marTop w:val="0"/>
      <w:marBottom w:val="0"/>
      <w:divBdr>
        <w:top w:val="none" w:sz="0" w:space="0" w:color="auto"/>
        <w:left w:val="none" w:sz="0" w:space="0" w:color="auto"/>
        <w:bottom w:val="none" w:sz="0" w:space="0" w:color="auto"/>
        <w:right w:val="none" w:sz="0" w:space="0" w:color="auto"/>
      </w:divBdr>
      <w:divsChild>
        <w:div w:id="1837723347">
          <w:marLeft w:val="0"/>
          <w:marRight w:val="0"/>
          <w:marTop w:val="0"/>
          <w:marBottom w:val="225"/>
          <w:divBdr>
            <w:top w:val="single" w:sz="6" w:space="4" w:color="DDDDDD"/>
            <w:left w:val="single" w:sz="6" w:space="4" w:color="DDDDDD"/>
            <w:bottom w:val="single" w:sz="6" w:space="0" w:color="DDDDDD"/>
            <w:right w:val="single" w:sz="6" w:space="4" w:color="DDDDDD"/>
          </w:divBdr>
        </w:div>
        <w:div w:id="1473131040">
          <w:marLeft w:val="0"/>
          <w:marRight w:val="0"/>
          <w:marTop w:val="0"/>
          <w:marBottom w:val="0"/>
          <w:divBdr>
            <w:top w:val="none" w:sz="0" w:space="0" w:color="auto"/>
            <w:left w:val="none" w:sz="0" w:space="0" w:color="auto"/>
            <w:bottom w:val="none" w:sz="0" w:space="0" w:color="auto"/>
            <w:right w:val="none" w:sz="0" w:space="0" w:color="auto"/>
          </w:divBdr>
          <w:divsChild>
            <w:div w:id="448819564">
              <w:marLeft w:val="0"/>
              <w:marRight w:val="0"/>
              <w:marTop w:val="0"/>
              <w:marBottom w:val="0"/>
              <w:divBdr>
                <w:top w:val="none" w:sz="0" w:space="0" w:color="auto"/>
                <w:left w:val="none" w:sz="0" w:space="0" w:color="auto"/>
                <w:bottom w:val="none" w:sz="0" w:space="0" w:color="auto"/>
                <w:right w:val="none" w:sz="0" w:space="0" w:color="auto"/>
              </w:divBdr>
              <w:divsChild>
                <w:div w:id="981931460">
                  <w:marLeft w:val="0"/>
                  <w:marRight w:val="0"/>
                  <w:marTop w:val="0"/>
                  <w:marBottom w:val="0"/>
                  <w:divBdr>
                    <w:top w:val="none" w:sz="0" w:space="0" w:color="auto"/>
                    <w:left w:val="none" w:sz="0" w:space="0" w:color="auto"/>
                    <w:bottom w:val="none" w:sz="0" w:space="0" w:color="auto"/>
                    <w:right w:val="none" w:sz="0" w:space="0" w:color="auto"/>
                  </w:divBdr>
                  <w:divsChild>
                    <w:div w:id="319191273">
                      <w:marLeft w:val="0"/>
                      <w:marRight w:val="0"/>
                      <w:marTop w:val="0"/>
                      <w:marBottom w:val="0"/>
                      <w:divBdr>
                        <w:top w:val="none" w:sz="0" w:space="0" w:color="auto"/>
                        <w:left w:val="none" w:sz="0" w:space="0" w:color="auto"/>
                        <w:bottom w:val="none" w:sz="0" w:space="0" w:color="auto"/>
                        <w:right w:val="none" w:sz="0" w:space="0" w:color="auto"/>
                      </w:divBdr>
                      <w:divsChild>
                        <w:div w:id="1927037497">
                          <w:marLeft w:val="0"/>
                          <w:marRight w:val="0"/>
                          <w:marTop w:val="0"/>
                          <w:marBottom w:val="0"/>
                          <w:divBdr>
                            <w:top w:val="none" w:sz="0" w:space="0" w:color="auto"/>
                            <w:left w:val="none" w:sz="0" w:space="0" w:color="auto"/>
                            <w:bottom w:val="none" w:sz="0" w:space="0" w:color="auto"/>
                            <w:right w:val="none" w:sz="0" w:space="0" w:color="auto"/>
                          </w:divBdr>
                        </w:div>
                        <w:div w:id="559831099">
                          <w:marLeft w:val="0"/>
                          <w:marRight w:val="0"/>
                          <w:marTop w:val="0"/>
                          <w:marBottom w:val="0"/>
                          <w:divBdr>
                            <w:top w:val="none" w:sz="0" w:space="0" w:color="auto"/>
                            <w:left w:val="none" w:sz="0" w:space="0" w:color="auto"/>
                            <w:bottom w:val="none" w:sz="0" w:space="0" w:color="auto"/>
                            <w:right w:val="none" w:sz="0" w:space="0" w:color="auto"/>
                          </w:divBdr>
                        </w:div>
                        <w:div w:id="1858352810">
                          <w:marLeft w:val="0"/>
                          <w:marRight w:val="0"/>
                          <w:marTop w:val="0"/>
                          <w:marBottom w:val="0"/>
                          <w:divBdr>
                            <w:top w:val="none" w:sz="0" w:space="0" w:color="auto"/>
                            <w:left w:val="none" w:sz="0" w:space="0" w:color="auto"/>
                            <w:bottom w:val="none" w:sz="0" w:space="0" w:color="auto"/>
                            <w:right w:val="none" w:sz="0" w:space="0" w:color="auto"/>
                          </w:divBdr>
                        </w:div>
                        <w:div w:id="21317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4356">
          <w:marLeft w:val="0"/>
          <w:marRight w:val="0"/>
          <w:marTop w:val="0"/>
          <w:marBottom w:val="225"/>
          <w:divBdr>
            <w:top w:val="single" w:sz="6" w:space="4" w:color="DDDDDD"/>
            <w:left w:val="single" w:sz="6" w:space="4" w:color="DDDDDD"/>
            <w:bottom w:val="single" w:sz="6" w:space="0" w:color="DDDDDD"/>
            <w:right w:val="single" w:sz="6" w:space="4" w:color="DDDDDD"/>
          </w:divBdr>
        </w:div>
        <w:div w:id="1058824597">
          <w:marLeft w:val="0"/>
          <w:marRight w:val="0"/>
          <w:marTop w:val="0"/>
          <w:marBottom w:val="0"/>
          <w:divBdr>
            <w:top w:val="none" w:sz="0" w:space="0" w:color="auto"/>
            <w:left w:val="none" w:sz="0" w:space="0" w:color="auto"/>
            <w:bottom w:val="none" w:sz="0" w:space="0" w:color="auto"/>
            <w:right w:val="none" w:sz="0" w:space="0" w:color="auto"/>
          </w:divBdr>
          <w:divsChild>
            <w:div w:id="1036079128">
              <w:marLeft w:val="0"/>
              <w:marRight w:val="0"/>
              <w:marTop w:val="0"/>
              <w:marBottom w:val="0"/>
              <w:divBdr>
                <w:top w:val="none" w:sz="0" w:space="0" w:color="auto"/>
                <w:left w:val="none" w:sz="0" w:space="0" w:color="auto"/>
                <w:bottom w:val="none" w:sz="0" w:space="0" w:color="auto"/>
                <w:right w:val="none" w:sz="0" w:space="0" w:color="auto"/>
              </w:divBdr>
              <w:divsChild>
                <w:div w:id="75632539">
                  <w:marLeft w:val="0"/>
                  <w:marRight w:val="0"/>
                  <w:marTop w:val="0"/>
                  <w:marBottom w:val="0"/>
                  <w:divBdr>
                    <w:top w:val="none" w:sz="0" w:space="0" w:color="auto"/>
                    <w:left w:val="none" w:sz="0" w:space="0" w:color="auto"/>
                    <w:bottom w:val="none" w:sz="0" w:space="0" w:color="auto"/>
                    <w:right w:val="none" w:sz="0" w:space="0" w:color="auto"/>
                  </w:divBdr>
                  <w:divsChild>
                    <w:div w:id="1226842478">
                      <w:marLeft w:val="0"/>
                      <w:marRight w:val="0"/>
                      <w:marTop w:val="0"/>
                      <w:marBottom w:val="0"/>
                      <w:divBdr>
                        <w:top w:val="none" w:sz="0" w:space="0" w:color="auto"/>
                        <w:left w:val="none" w:sz="0" w:space="0" w:color="auto"/>
                        <w:bottom w:val="none" w:sz="0" w:space="0" w:color="auto"/>
                        <w:right w:val="none" w:sz="0" w:space="0" w:color="auto"/>
                      </w:divBdr>
                      <w:divsChild>
                        <w:div w:id="83690375">
                          <w:marLeft w:val="0"/>
                          <w:marRight w:val="0"/>
                          <w:marTop w:val="0"/>
                          <w:marBottom w:val="0"/>
                          <w:divBdr>
                            <w:top w:val="none" w:sz="0" w:space="0" w:color="auto"/>
                            <w:left w:val="none" w:sz="0" w:space="0" w:color="auto"/>
                            <w:bottom w:val="none" w:sz="0" w:space="0" w:color="auto"/>
                            <w:right w:val="none" w:sz="0" w:space="0" w:color="auto"/>
                          </w:divBdr>
                        </w:div>
                        <w:div w:id="1331716394">
                          <w:marLeft w:val="0"/>
                          <w:marRight w:val="0"/>
                          <w:marTop w:val="0"/>
                          <w:marBottom w:val="0"/>
                          <w:divBdr>
                            <w:top w:val="none" w:sz="0" w:space="0" w:color="auto"/>
                            <w:left w:val="none" w:sz="0" w:space="0" w:color="auto"/>
                            <w:bottom w:val="none" w:sz="0" w:space="0" w:color="auto"/>
                            <w:right w:val="none" w:sz="0" w:space="0" w:color="auto"/>
                          </w:divBdr>
                        </w:div>
                        <w:div w:id="634144463">
                          <w:marLeft w:val="0"/>
                          <w:marRight w:val="0"/>
                          <w:marTop w:val="0"/>
                          <w:marBottom w:val="0"/>
                          <w:divBdr>
                            <w:top w:val="none" w:sz="0" w:space="0" w:color="auto"/>
                            <w:left w:val="none" w:sz="0" w:space="0" w:color="auto"/>
                            <w:bottom w:val="none" w:sz="0" w:space="0" w:color="auto"/>
                            <w:right w:val="none" w:sz="0" w:space="0" w:color="auto"/>
                          </w:divBdr>
                        </w:div>
                        <w:div w:id="5155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92663">
          <w:marLeft w:val="0"/>
          <w:marRight w:val="0"/>
          <w:marTop w:val="0"/>
          <w:marBottom w:val="0"/>
          <w:divBdr>
            <w:top w:val="none" w:sz="0" w:space="0" w:color="auto"/>
            <w:left w:val="none" w:sz="0" w:space="0" w:color="auto"/>
            <w:bottom w:val="none" w:sz="0" w:space="0" w:color="auto"/>
            <w:right w:val="none" w:sz="0" w:space="0" w:color="auto"/>
          </w:divBdr>
          <w:divsChild>
            <w:div w:id="1325358232">
              <w:marLeft w:val="0"/>
              <w:marRight w:val="0"/>
              <w:marTop w:val="0"/>
              <w:marBottom w:val="0"/>
              <w:divBdr>
                <w:top w:val="none" w:sz="0" w:space="0" w:color="auto"/>
                <w:left w:val="none" w:sz="0" w:space="0" w:color="auto"/>
                <w:bottom w:val="none" w:sz="0" w:space="0" w:color="auto"/>
                <w:right w:val="none" w:sz="0" w:space="0" w:color="auto"/>
              </w:divBdr>
              <w:divsChild>
                <w:div w:id="1451048046">
                  <w:marLeft w:val="0"/>
                  <w:marRight w:val="0"/>
                  <w:marTop w:val="0"/>
                  <w:marBottom w:val="0"/>
                  <w:divBdr>
                    <w:top w:val="none" w:sz="0" w:space="0" w:color="auto"/>
                    <w:left w:val="none" w:sz="0" w:space="0" w:color="auto"/>
                    <w:bottom w:val="none" w:sz="0" w:space="0" w:color="auto"/>
                    <w:right w:val="none" w:sz="0" w:space="0" w:color="auto"/>
                  </w:divBdr>
                  <w:divsChild>
                    <w:div w:id="321079827">
                      <w:marLeft w:val="0"/>
                      <w:marRight w:val="0"/>
                      <w:marTop w:val="0"/>
                      <w:marBottom w:val="0"/>
                      <w:divBdr>
                        <w:top w:val="none" w:sz="0" w:space="0" w:color="auto"/>
                        <w:left w:val="none" w:sz="0" w:space="0" w:color="auto"/>
                        <w:bottom w:val="none" w:sz="0" w:space="0" w:color="auto"/>
                        <w:right w:val="none" w:sz="0" w:space="0" w:color="auto"/>
                      </w:divBdr>
                      <w:divsChild>
                        <w:div w:id="663702707">
                          <w:marLeft w:val="0"/>
                          <w:marRight w:val="0"/>
                          <w:marTop w:val="0"/>
                          <w:marBottom w:val="0"/>
                          <w:divBdr>
                            <w:top w:val="none" w:sz="0" w:space="0" w:color="auto"/>
                            <w:left w:val="none" w:sz="0" w:space="0" w:color="auto"/>
                            <w:bottom w:val="none" w:sz="0" w:space="0" w:color="auto"/>
                            <w:right w:val="none" w:sz="0" w:space="0" w:color="auto"/>
                          </w:divBdr>
                        </w:div>
                        <w:div w:id="477380344">
                          <w:marLeft w:val="0"/>
                          <w:marRight w:val="0"/>
                          <w:marTop w:val="0"/>
                          <w:marBottom w:val="0"/>
                          <w:divBdr>
                            <w:top w:val="none" w:sz="0" w:space="0" w:color="auto"/>
                            <w:left w:val="none" w:sz="0" w:space="0" w:color="auto"/>
                            <w:bottom w:val="none" w:sz="0" w:space="0" w:color="auto"/>
                            <w:right w:val="none" w:sz="0" w:space="0" w:color="auto"/>
                          </w:divBdr>
                        </w:div>
                        <w:div w:id="15348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18167">
          <w:marLeft w:val="0"/>
          <w:marRight w:val="0"/>
          <w:marTop w:val="0"/>
          <w:marBottom w:val="225"/>
          <w:divBdr>
            <w:top w:val="single" w:sz="6" w:space="4" w:color="DDDDDD"/>
            <w:left w:val="single" w:sz="6" w:space="4" w:color="DDDDDD"/>
            <w:bottom w:val="single" w:sz="6" w:space="0" w:color="DDDDDD"/>
            <w:right w:val="single" w:sz="6" w:space="4" w:color="DDDDDD"/>
          </w:divBdr>
        </w:div>
      </w:divsChild>
    </w:div>
    <w:div w:id="890194501">
      <w:bodyDiv w:val="1"/>
      <w:marLeft w:val="0"/>
      <w:marRight w:val="0"/>
      <w:marTop w:val="0"/>
      <w:marBottom w:val="0"/>
      <w:divBdr>
        <w:top w:val="none" w:sz="0" w:space="0" w:color="auto"/>
        <w:left w:val="none" w:sz="0" w:space="0" w:color="auto"/>
        <w:bottom w:val="none" w:sz="0" w:space="0" w:color="auto"/>
        <w:right w:val="none" w:sz="0" w:space="0" w:color="auto"/>
      </w:divBdr>
      <w:divsChild>
        <w:div w:id="1663896884">
          <w:marLeft w:val="0"/>
          <w:marRight w:val="0"/>
          <w:marTop w:val="0"/>
          <w:marBottom w:val="0"/>
          <w:divBdr>
            <w:top w:val="none" w:sz="0" w:space="0" w:color="auto"/>
            <w:left w:val="none" w:sz="0" w:space="0" w:color="auto"/>
            <w:bottom w:val="none" w:sz="0" w:space="0" w:color="auto"/>
            <w:right w:val="none" w:sz="0" w:space="0" w:color="auto"/>
          </w:divBdr>
          <w:divsChild>
            <w:div w:id="2005359315">
              <w:marLeft w:val="0"/>
              <w:marRight w:val="0"/>
              <w:marTop w:val="0"/>
              <w:marBottom w:val="0"/>
              <w:divBdr>
                <w:top w:val="none" w:sz="0" w:space="0" w:color="auto"/>
                <w:left w:val="none" w:sz="0" w:space="0" w:color="auto"/>
                <w:bottom w:val="none" w:sz="0" w:space="0" w:color="auto"/>
                <w:right w:val="none" w:sz="0" w:space="0" w:color="auto"/>
              </w:divBdr>
              <w:divsChild>
                <w:div w:id="861551133">
                  <w:marLeft w:val="0"/>
                  <w:marRight w:val="0"/>
                  <w:marTop w:val="0"/>
                  <w:marBottom w:val="0"/>
                  <w:divBdr>
                    <w:top w:val="none" w:sz="0" w:space="0" w:color="auto"/>
                    <w:left w:val="none" w:sz="0" w:space="0" w:color="auto"/>
                    <w:bottom w:val="none" w:sz="0" w:space="0" w:color="auto"/>
                    <w:right w:val="none" w:sz="0" w:space="0" w:color="auto"/>
                  </w:divBdr>
                  <w:divsChild>
                    <w:div w:id="1189610577">
                      <w:marLeft w:val="0"/>
                      <w:marRight w:val="0"/>
                      <w:marTop w:val="0"/>
                      <w:marBottom w:val="0"/>
                      <w:divBdr>
                        <w:top w:val="none" w:sz="0" w:space="0" w:color="auto"/>
                        <w:left w:val="none" w:sz="0" w:space="0" w:color="auto"/>
                        <w:bottom w:val="none" w:sz="0" w:space="0" w:color="auto"/>
                        <w:right w:val="none" w:sz="0" w:space="0" w:color="auto"/>
                      </w:divBdr>
                      <w:divsChild>
                        <w:div w:id="54738430">
                          <w:marLeft w:val="0"/>
                          <w:marRight w:val="0"/>
                          <w:marTop w:val="0"/>
                          <w:marBottom w:val="0"/>
                          <w:divBdr>
                            <w:top w:val="none" w:sz="0" w:space="0" w:color="auto"/>
                            <w:left w:val="none" w:sz="0" w:space="0" w:color="auto"/>
                            <w:bottom w:val="none" w:sz="0" w:space="0" w:color="auto"/>
                            <w:right w:val="none" w:sz="0" w:space="0" w:color="auto"/>
                          </w:divBdr>
                          <w:divsChild>
                            <w:div w:id="1411194145">
                              <w:marLeft w:val="0"/>
                              <w:marRight w:val="0"/>
                              <w:marTop w:val="0"/>
                              <w:marBottom w:val="0"/>
                              <w:divBdr>
                                <w:top w:val="none" w:sz="0" w:space="0" w:color="auto"/>
                                <w:left w:val="none" w:sz="0" w:space="0" w:color="auto"/>
                                <w:bottom w:val="none" w:sz="0" w:space="0" w:color="auto"/>
                                <w:right w:val="none" w:sz="0" w:space="0" w:color="auto"/>
                              </w:divBdr>
                              <w:divsChild>
                                <w:div w:id="974717981">
                                  <w:marLeft w:val="0"/>
                                  <w:marRight w:val="0"/>
                                  <w:marTop w:val="0"/>
                                  <w:marBottom w:val="0"/>
                                  <w:divBdr>
                                    <w:top w:val="none" w:sz="0" w:space="0" w:color="auto"/>
                                    <w:left w:val="none" w:sz="0" w:space="0" w:color="auto"/>
                                    <w:bottom w:val="none" w:sz="0" w:space="0" w:color="auto"/>
                                    <w:right w:val="none" w:sz="0" w:space="0" w:color="auto"/>
                                  </w:divBdr>
                                  <w:divsChild>
                                    <w:div w:id="1311448154">
                                      <w:marLeft w:val="0"/>
                                      <w:marRight w:val="0"/>
                                      <w:marTop w:val="0"/>
                                      <w:marBottom w:val="0"/>
                                      <w:divBdr>
                                        <w:top w:val="none" w:sz="0" w:space="0" w:color="auto"/>
                                        <w:left w:val="none" w:sz="0" w:space="0" w:color="auto"/>
                                        <w:bottom w:val="none" w:sz="0" w:space="0" w:color="auto"/>
                                        <w:right w:val="none" w:sz="0" w:space="0" w:color="auto"/>
                                      </w:divBdr>
                                      <w:divsChild>
                                        <w:div w:id="1124157063">
                                          <w:marLeft w:val="0"/>
                                          <w:marRight w:val="0"/>
                                          <w:marTop w:val="0"/>
                                          <w:marBottom w:val="0"/>
                                          <w:divBdr>
                                            <w:top w:val="none" w:sz="0" w:space="0" w:color="auto"/>
                                            <w:left w:val="none" w:sz="0" w:space="0" w:color="auto"/>
                                            <w:bottom w:val="none" w:sz="0" w:space="0" w:color="auto"/>
                                            <w:right w:val="none" w:sz="0" w:space="0" w:color="auto"/>
                                          </w:divBdr>
                                          <w:divsChild>
                                            <w:div w:id="1243250464">
                                              <w:marLeft w:val="0"/>
                                              <w:marRight w:val="0"/>
                                              <w:marTop w:val="0"/>
                                              <w:marBottom w:val="0"/>
                                              <w:divBdr>
                                                <w:top w:val="none" w:sz="0" w:space="0" w:color="auto"/>
                                                <w:left w:val="none" w:sz="0" w:space="0" w:color="auto"/>
                                                <w:bottom w:val="none" w:sz="0" w:space="0" w:color="auto"/>
                                                <w:right w:val="none" w:sz="0" w:space="0" w:color="auto"/>
                                              </w:divBdr>
                                            </w:div>
                                            <w:div w:id="394360375">
                                              <w:marLeft w:val="0"/>
                                              <w:marRight w:val="0"/>
                                              <w:marTop w:val="0"/>
                                              <w:marBottom w:val="0"/>
                                              <w:divBdr>
                                                <w:top w:val="none" w:sz="0" w:space="0" w:color="auto"/>
                                                <w:left w:val="none" w:sz="0" w:space="0" w:color="auto"/>
                                                <w:bottom w:val="none" w:sz="0" w:space="0" w:color="auto"/>
                                                <w:right w:val="none" w:sz="0" w:space="0" w:color="auto"/>
                                              </w:divBdr>
                                              <w:divsChild>
                                                <w:div w:id="1660452503">
                                                  <w:marLeft w:val="0"/>
                                                  <w:marRight w:val="0"/>
                                                  <w:marTop w:val="0"/>
                                                  <w:marBottom w:val="0"/>
                                                  <w:divBdr>
                                                    <w:top w:val="none" w:sz="0" w:space="0" w:color="auto"/>
                                                    <w:left w:val="none" w:sz="0" w:space="0" w:color="auto"/>
                                                    <w:bottom w:val="none" w:sz="0" w:space="0" w:color="auto"/>
                                                    <w:right w:val="none" w:sz="0" w:space="0" w:color="auto"/>
                                                  </w:divBdr>
                                                  <w:divsChild>
                                                    <w:div w:id="2302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0700">
                                              <w:marLeft w:val="0"/>
                                              <w:marRight w:val="0"/>
                                              <w:marTop w:val="0"/>
                                              <w:marBottom w:val="0"/>
                                              <w:divBdr>
                                                <w:top w:val="none" w:sz="0" w:space="0" w:color="auto"/>
                                                <w:left w:val="none" w:sz="0" w:space="0" w:color="auto"/>
                                                <w:bottom w:val="none" w:sz="0" w:space="0" w:color="auto"/>
                                                <w:right w:val="none" w:sz="0" w:space="0" w:color="auto"/>
                                              </w:divBdr>
                                            </w:div>
                                          </w:divsChild>
                                        </w:div>
                                        <w:div w:id="303698847">
                                          <w:marLeft w:val="0"/>
                                          <w:marRight w:val="0"/>
                                          <w:marTop w:val="0"/>
                                          <w:marBottom w:val="0"/>
                                          <w:divBdr>
                                            <w:top w:val="none" w:sz="0" w:space="0" w:color="auto"/>
                                            <w:left w:val="none" w:sz="0" w:space="0" w:color="auto"/>
                                            <w:bottom w:val="none" w:sz="0" w:space="0" w:color="auto"/>
                                            <w:right w:val="none" w:sz="0" w:space="0" w:color="auto"/>
                                          </w:divBdr>
                                          <w:divsChild>
                                            <w:div w:id="1172598306">
                                              <w:marLeft w:val="0"/>
                                              <w:marRight w:val="0"/>
                                              <w:marTop w:val="0"/>
                                              <w:marBottom w:val="0"/>
                                              <w:divBdr>
                                                <w:top w:val="none" w:sz="0" w:space="0" w:color="auto"/>
                                                <w:left w:val="none" w:sz="0" w:space="0" w:color="auto"/>
                                                <w:bottom w:val="none" w:sz="0" w:space="0" w:color="auto"/>
                                                <w:right w:val="none" w:sz="0" w:space="0" w:color="auto"/>
                                              </w:divBdr>
                                            </w:div>
                                            <w:div w:id="313727365">
                                              <w:marLeft w:val="0"/>
                                              <w:marRight w:val="0"/>
                                              <w:marTop w:val="0"/>
                                              <w:marBottom w:val="0"/>
                                              <w:divBdr>
                                                <w:top w:val="none" w:sz="0" w:space="0" w:color="auto"/>
                                                <w:left w:val="none" w:sz="0" w:space="0" w:color="auto"/>
                                                <w:bottom w:val="none" w:sz="0" w:space="0" w:color="auto"/>
                                                <w:right w:val="none" w:sz="0" w:space="0" w:color="auto"/>
                                              </w:divBdr>
                                              <w:divsChild>
                                                <w:div w:id="1849443927">
                                                  <w:marLeft w:val="0"/>
                                                  <w:marRight w:val="0"/>
                                                  <w:marTop w:val="0"/>
                                                  <w:marBottom w:val="0"/>
                                                  <w:divBdr>
                                                    <w:top w:val="none" w:sz="0" w:space="0" w:color="auto"/>
                                                    <w:left w:val="none" w:sz="0" w:space="0" w:color="auto"/>
                                                    <w:bottom w:val="none" w:sz="0" w:space="0" w:color="auto"/>
                                                    <w:right w:val="none" w:sz="0" w:space="0" w:color="auto"/>
                                                  </w:divBdr>
                                                  <w:divsChild>
                                                    <w:div w:id="10658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3301">
                                              <w:marLeft w:val="0"/>
                                              <w:marRight w:val="0"/>
                                              <w:marTop w:val="0"/>
                                              <w:marBottom w:val="0"/>
                                              <w:divBdr>
                                                <w:top w:val="none" w:sz="0" w:space="0" w:color="auto"/>
                                                <w:left w:val="none" w:sz="0" w:space="0" w:color="auto"/>
                                                <w:bottom w:val="none" w:sz="0" w:space="0" w:color="auto"/>
                                                <w:right w:val="none" w:sz="0" w:space="0" w:color="auto"/>
                                              </w:divBdr>
                                            </w:div>
                                          </w:divsChild>
                                        </w:div>
                                        <w:div w:id="988484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46520">
                                          <w:marLeft w:val="0"/>
                                          <w:marRight w:val="0"/>
                                          <w:marTop w:val="0"/>
                                          <w:marBottom w:val="0"/>
                                          <w:divBdr>
                                            <w:top w:val="none" w:sz="0" w:space="0" w:color="auto"/>
                                            <w:left w:val="none" w:sz="0" w:space="0" w:color="auto"/>
                                            <w:bottom w:val="none" w:sz="0" w:space="0" w:color="auto"/>
                                            <w:right w:val="none" w:sz="0" w:space="0" w:color="auto"/>
                                          </w:divBdr>
                                          <w:divsChild>
                                            <w:div w:id="363943974">
                                              <w:marLeft w:val="0"/>
                                              <w:marRight w:val="0"/>
                                              <w:marTop w:val="0"/>
                                              <w:marBottom w:val="0"/>
                                              <w:divBdr>
                                                <w:top w:val="none" w:sz="0" w:space="0" w:color="auto"/>
                                                <w:left w:val="none" w:sz="0" w:space="0" w:color="auto"/>
                                                <w:bottom w:val="none" w:sz="0" w:space="0" w:color="auto"/>
                                                <w:right w:val="none" w:sz="0" w:space="0" w:color="auto"/>
                                              </w:divBdr>
                                            </w:div>
                                            <w:div w:id="645354691">
                                              <w:marLeft w:val="0"/>
                                              <w:marRight w:val="0"/>
                                              <w:marTop w:val="0"/>
                                              <w:marBottom w:val="0"/>
                                              <w:divBdr>
                                                <w:top w:val="none" w:sz="0" w:space="0" w:color="auto"/>
                                                <w:left w:val="none" w:sz="0" w:space="0" w:color="auto"/>
                                                <w:bottom w:val="none" w:sz="0" w:space="0" w:color="auto"/>
                                                <w:right w:val="none" w:sz="0" w:space="0" w:color="auto"/>
                                              </w:divBdr>
                                              <w:divsChild>
                                                <w:div w:id="1139228077">
                                                  <w:marLeft w:val="0"/>
                                                  <w:marRight w:val="0"/>
                                                  <w:marTop w:val="0"/>
                                                  <w:marBottom w:val="0"/>
                                                  <w:divBdr>
                                                    <w:top w:val="none" w:sz="0" w:space="0" w:color="auto"/>
                                                    <w:left w:val="none" w:sz="0" w:space="0" w:color="auto"/>
                                                    <w:bottom w:val="none" w:sz="0" w:space="0" w:color="auto"/>
                                                    <w:right w:val="none" w:sz="0" w:space="0" w:color="auto"/>
                                                  </w:divBdr>
                                                  <w:divsChild>
                                                    <w:div w:id="13355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4661">
                                              <w:marLeft w:val="0"/>
                                              <w:marRight w:val="0"/>
                                              <w:marTop w:val="0"/>
                                              <w:marBottom w:val="0"/>
                                              <w:divBdr>
                                                <w:top w:val="none" w:sz="0" w:space="0" w:color="auto"/>
                                                <w:left w:val="none" w:sz="0" w:space="0" w:color="auto"/>
                                                <w:bottom w:val="none" w:sz="0" w:space="0" w:color="auto"/>
                                                <w:right w:val="none" w:sz="0" w:space="0" w:color="auto"/>
                                              </w:divBdr>
                                            </w:div>
                                          </w:divsChild>
                                        </w:div>
                                        <w:div w:id="1729955570">
                                          <w:marLeft w:val="0"/>
                                          <w:marRight w:val="0"/>
                                          <w:marTop w:val="0"/>
                                          <w:marBottom w:val="0"/>
                                          <w:divBdr>
                                            <w:top w:val="none" w:sz="0" w:space="0" w:color="auto"/>
                                            <w:left w:val="none" w:sz="0" w:space="0" w:color="auto"/>
                                            <w:bottom w:val="none" w:sz="0" w:space="0" w:color="auto"/>
                                            <w:right w:val="none" w:sz="0" w:space="0" w:color="auto"/>
                                          </w:divBdr>
                                          <w:divsChild>
                                            <w:div w:id="303121626">
                                              <w:marLeft w:val="0"/>
                                              <w:marRight w:val="0"/>
                                              <w:marTop w:val="0"/>
                                              <w:marBottom w:val="0"/>
                                              <w:divBdr>
                                                <w:top w:val="none" w:sz="0" w:space="0" w:color="auto"/>
                                                <w:left w:val="none" w:sz="0" w:space="0" w:color="auto"/>
                                                <w:bottom w:val="none" w:sz="0" w:space="0" w:color="auto"/>
                                                <w:right w:val="none" w:sz="0" w:space="0" w:color="auto"/>
                                              </w:divBdr>
                                            </w:div>
                                            <w:div w:id="1571379883">
                                              <w:marLeft w:val="0"/>
                                              <w:marRight w:val="0"/>
                                              <w:marTop w:val="0"/>
                                              <w:marBottom w:val="0"/>
                                              <w:divBdr>
                                                <w:top w:val="none" w:sz="0" w:space="0" w:color="auto"/>
                                                <w:left w:val="none" w:sz="0" w:space="0" w:color="auto"/>
                                                <w:bottom w:val="none" w:sz="0" w:space="0" w:color="auto"/>
                                                <w:right w:val="none" w:sz="0" w:space="0" w:color="auto"/>
                                              </w:divBdr>
                                              <w:divsChild>
                                                <w:div w:id="1276251436">
                                                  <w:marLeft w:val="0"/>
                                                  <w:marRight w:val="0"/>
                                                  <w:marTop w:val="0"/>
                                                  <w:marBottom w:val="0"/>
                                                  <w:divBdr>
                                                    <w:top w:val="none" w:sz="0" w:space="0" w:color="auto"/>
                                                    <w:left w:val="none" w:sz="0" w:space="0" w:color="auto"/>
                                                    <w:bottom w:val="none" w:sz="0" w:space="0" w:color="auto"/>
                                                    <w:right w:val="none" w:sz="0" w:space="0" w:color="auto"/>
                                                  </w:divBdr>
                                                  <w:divsChild>
                                                    <w:div w:id="1521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678196">
          <w:marLeft w:val="0"/>
          <w:marRight w:val="0"/>
          <w:marTop w:val="0"/>
          <w:marBottom w:val="0"/>
          <w:divBdr>
            <w:top w:val="none" w:sz="0" w:space="0" w:color="auto"/>
            <w:left w:val="none" w:sz="0" w:space="0" w:color="auto"/>
            <w:bottom w:val="none" w:sz="0" w:space="0" w:color="auto"/>
            <w:right w:val="none" w:sz="0" w:space="0" w:color="auto"/>
          </w:divBdr>
          <w:divsChild>
            <w:div w:id="2024504685">
              <w:marLeft w:val="0"/>
              <w:marRight w:val="0"/>
              <w:marTop w:val="0"/>
              <w:marBottom w:val="0"/>
              <w:divBdr>
                <w:top w:val="none" w:sz="0" w:space="0" w:color="auto"/>
                <w:left w:val="none" w:sz="0" w:space="0" w:color="auto"/>
                <w:bottom w:val="none" w:sz="0" w:space="0" w:color="auto"/>
                <w:right w:val="none" w:sz="0" w:space="0" w:color="auto"/>
              </w:divBdr>
              <w:divsChild>
                <w:div w:id="1931968134">
                  <w:marLeft w:val="0"/>
                  <w:marRight w:val="0"/>
                  <w:marTop w:val="0"/>
                  <w:marBottom w:val="0"/>
                  <w:divBdr>
                    <w:top w:val="none" w:sz="0" w:space="0" w:color="auto"/>
                    <w:left w:val="none" w:sz="0" w:space="0" w:color="auto"/>
                    <w:bottom w:val="none" w:sz="0" w:space="0" w:color="auto"/>
                    <w:right w:val="none" w:sz="0" w:space="0" w:color="auto"/>
                  </w:divBdr>
                  <w:divsChild>
                    <w:div w:id="1832871169">
                      <w:marLeft w:val="0"/>
                      <w:marRight w:val="0"/>
                      <w:marTop w:val="0"/>
                      <w:marBottom w:val="0"/>
                      <w:divBdr>
                        <w:top w:val="none" w:sz="0" w:space="0" w:color="auto"/>
                        <w:left w:val="none" w:sz="0" w:space="0" w:color="auto"/>
                        <w:bottom w:val="none" w:sz="0" w:space="0" w:color="auto"/>
                        <w:right w:val="none" w:sz="0" w:space="0" w:color="auto"/>
                      </w:divBdr>
                      <w:divsChild>
                        <w:div w:id="1294483353">
                          <w:marLeft w:val="0"/>
                          <w:marRight w:val="0"/>
                          <w:marTop w:val="0"/>
                          <w:marBottom w:val="0"/>
                          <w:divBdr>
                            <w:top w:val="none" w:sz="0" w:space="0" w:color="auto"/>
                            <w:left w:val="none" w:sz="0" w:space="0" w:color="auto"/>
                            <w:bottom w:val="none" w:sz="0" w:space="0" w:color="auto"/>
                            <w:right w:val="none" w:sz="0" w:space="0" w:color="auto"/>
                          </w:divBdr>
                          <w:divsChild>
                            <w:div w:id="62488066">
                              <w:marLeft w:val="0"/>
                              <w:marRight w:val="0"/>
                              <w:marTop w:val="0"/>
                              <w:marBottom w:val="0"/>
                              <w:divBdr>
                                <w:top w:val="none" w:sz="0" w:space="0" w:color="auto"/>
                                <w:left w:val="none" w:sz="0" w:space="0" w:color="auto"/>
                                <w:bottom w:val="none" w:sz="0" w:space="0" w:color="auto"/>
                                <w:right w:val="none" w:sz="0" w:space="0" w:color="auto"/>
                              </w:divBdr>
                              <w:divsChild>
                                <w:div w:id="223495550">
                                  <w:marLeft w:val="0"/>
                                  <w:marRight w:val="0"/>
                                  <w:marTop w:val="0"/>
                                  <w:marBottom w:val="0"/>
                                  <w:divBdr>
                                    <w:top w:val="none" w:sz="0" w:space="0" w:color="auto"/>
                                    <w:left w:val="none" w:sz="0" w:space="0" w:color="auto"/>
                                    <w:bottom w:val="none" w:sz="0" w:space="0" w:color="auto"/>
                                    <w:right w:val="none" w:sz="0" w:space="0" w:color="auto"/>
                                  </w:divBdr>
                                  <w:divsChild>
                                    <w:div w:id="620065937">
                                      <w:marLeft w:val="0"/>
                                      <w:marRight w:val="0"/>
                                      <w:marTop w:val="0"/>
                                      <w:marBottom w:val="0"/>
                                      <w:divBdr>
                                        <w:top w:val="none" w:sz="0" w:space="0" w:color="auto"/>
                                        <w:left w:val="none" w:sz="0" w:space="0" w:color="auto"/>
                                        <w:bottom w:val="none" w:sz="0" w:space="0" w:color="auto"/>
                                        <w:right w:val="none" w:sz="0" w:space="0" w:color="auto"/>
                                      </w:divBdr>
                                      <w:divsChild>
                                        <w:div w:id="5030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082474">
          <w:marLeft w:val="0"/>
          <w:marRight w:val="0"/>
          <w:marTop w:val="0"/>
          <w:marBottom w:val="0"/>
          <w:divBdr>
            <w:top w:val="none" w:sz="0" w:space="0" w:color="auto"/>
            <w:left w:val="none" w:sz="0" w:space="0" w:color="auto"/>
            <w:bottom w:val="none" w:sz="0" w:space="0" w:color="auto"/>
            <w:right w:val="none" w:sz="0" w:space="0" w:color="auto"/>
          </w:divBdr>
          <w:divsChild>
            <w:div w:id="493381476">
              <w:marLeft w:val="0"/>
              <w:marRight w:val="0"/>
              <w:marTop w:val="0"/>
              <w:marBottom w:val="0"/>
              <w:divBdr>
                <w:top w:val="none" w:sz="0" w:space="0" w:color="auto"/>
                <w:left w:val="none" w:sz="0" w:space="0" w:color="auto"/>
                <w:bottom w:val="none" w:sz="0" w:space="0" w:color="auto"/>
                <w:right w:val="none" w:sz="0" w:space="0" w:color="auto"/>
              </w:divBdr>
              <w:divsChild>
                <w:div w:id="1330865100">
                  <w:marLeft w:val="0"/>
                  <w:marRight w:val="0"/>
                  <w:marTop w:val="0"/>
                  <w:marBottom w:val="0"/>
                  <w:divBdr>
                    <w:top w:val="none" w:sz="0" w:space="0" w:color="auto"/>
                    <w:left w:val="none" w:sz="0" w:space="0" w:color="auto"/>
                    <w:bottom w:val="none" w:sz="0" w:space="0" w:color="auto"/>
                    <w:right w:val="none" w:sz="0" w:space="0" w:color="auto"/>
                  </w:divBdr>
                  <w:divsChild>
                    <w:div w:id="655913697">
                      <w:marLeft w:val="0"/>
                      <w:marRight w:val="0"/>
                      <w:marTop w:val="0"/>
                      <w:marBottom w:val="0"/>
                      <w:divBdr>
                        <w:top w:val="none" w:sz="0" w:space="0" w:color="auto"/>
                        <w:left w:val="none" w:sz="0" w:space="0" w:color="auto"/>
                        <w:bottom w:val="none" w:sz="0" w:space="0" w:color="auto"/>
                        <w:right w:val="none" w:sz="0" w:space="0" w:color="auto"/>
                      </w:divBdr>
                      <w:divsChild>
                        <w:div w:id="310401838">
                          <w:marLeft w:val="0"/>
                          <w:marRight w:val="0"/>
                          <w:marTop w:val="0"/>
                          <w:marBottom w:val="0"/>
                          <w:divBdr>
                            <w:top w:val="none" w:sz="0" w:space="0" w:color="auto"/>
                            <w:left w:val="none" w:sz="0" w:space="0" w:color="auto"/>
                            <w:bottom w:val="none" w:sz="0" w:space="0" w:color="auto"/>
                            <w:right w:val="none" w:sz="0" w:space="0" w:color="auto"/>
                          </w:divBdr>
                          <w:divsChild>
                            <w:div w:id="1209223507">
                              <w:marLeft w:val="0"/>
                              <w:marRight w:val="0"/>
                              <w:marTop w:val="0"/>
                              <w:marBottom w:val="0"/>
                              <w:divBdr>
                                <w:top w:val="none" w:sz="0" w:space="0" w:color="auto"/>
                                <w:left w:val="none" w:sz="0" w:space="0" w:color="auto"/>
                                <w:bottom w:val="none" w:sz="0" w:space="0" w:color="auto"/>
                                <w:right w:val="none" w:sz="0" w:space="0" w:color="auto"/>
                              </w:divBdr>
                              <w:divsChild>
                                <w:div w:id="710611994">
                                  <w:marLeft w:val="0"/>
                                  <w:marRight w:val="0"/>
                                  <w:marTop w:val="0"/>
                                  <w:marBottom w:val="0"/>
                                  <w:divBdr>
                                    <w:top w:val="none" w:sz="0" w:space="0" w:color="auto"/>
                                    <w:left w:val="none" w:sz="0" w:space="0" w:color="auto"/>
                                    <w:bottom w:val="none" w:sz="0" w:space="0" w:color="auto"/>
                                    <w:right w:val="none" w:sz="0" w:space="0" w:color="auto"/>
                                  </w:divBdr>
                                  <w:divsChild>
                                    <w:div w:id="1960795280">
                                      <w:marLeft w:val="0"/>
                                      <w:marRight w:val="0"/>
                                      <w:marTop w:val="0"/>
                                      <w:marBottom w:val="0"/>
                                      <w:divBdr>
                                        <w:top w:val="none" w:sz="0" w:space="0" w:color="auto"/>
                                        <w:left w:val="none" w:sz="0" w:space="0" w:color="auto"/>
                                        <w:bottom w:val="none" w:sz="0" w:space="0" w:color="auto"/>
                                        <w:right w:val="none" w:sz="0" w:space="0" w:color="auto"/>
                                      </w:divBdr>
                                      <w:divsChild>
                                        <w:div w:id="610749048">
                                          <w:marLeft w:val="0"/>
                                          <w:marRight w:val="0"/>
                                          <w:marTop w:val="0"/>
                                          <w:marBottom w:val="0"/>
                                          <w:divBdr>
                                            <w:top w:val="none" w:sz="0" w:space="0" w:color="auto"/>
                                            <w:left w:val="none" w:sz="0" w:space="0" w:color="auto"/>
                                            <w:bottom w:val="none" w:sz="0" w:space="0" w:color="auto"/>
                                            <w:right w:val="none" w:sz="0" w:space="0" w:color="auto"/>
                                          </w:divBdr>
                                          <w:divsChild>
                                            <w:div w:id="90246975">
                                              <w:marLeft w:val="0"/>
                                              <w:marRight w:val="0"/>
                                              <w:marTop w:val="0"/>
                                              <w:marBottom w:val="0"/>
                                              <w:divBdr>
                                                <w:top w:val="none" w:sz="0" w:space="0" w:color="auto"/>
                                                <w:left w:val="none" w:sz="0" w:space="0" w:color="auto"/>
                                                <w:bottom w:val="none" w:sz="0" w:space="0" w:color="auto"/>
                                                <w:right w:val="none" w:sz="0" w:space="0" w:color="auto"/>
                                              </w:divBdr>
                                            </w:div>
                                            <w:div w:id="584071708">
                                              <w:marLeft w:val="0"/>
                                              <w:marRight w:val="0"/>
                                              <w:marTop w:val="0"/>
                                              <w:marBottom w:val="0"/>
                                              <w:divBdr>
                                                <w:top w:val="none" w:sz="0" w:space="0" w:color="auto"/>
                                                <w:left w:val="none" w:sz="0" w:space="0" w:color="auto"/>
                                                <w:bottom w:val="none" w:sz="0" w:space="0" w:color="auto"/>
                                                <w:right w:val="none" w:sz="0" w:space="0" w:color="auto"/>
                                              </w:divBdr>
                                              <w:divsChild>
                                                <w:div w:id="1532382474">
                                                  <w:marLeft w:val="0"/>
                                                  <w:marRight w:val="0"/>
                                                  <w:marTop w:val="0"/>
                                                  <w:marBottom w:val="0"/>
                                                  <w:divBdr>
                                                    <w:top w:val="none" w:sz="0" w:space="0" w:color="auto"/>
                                                    <w:left w:val="none" w:sz="0" w:space="0" w:color="auto"/>
                                                    <w:bottom w:val="none" w:sz="0" w:space="0" w:color="auto"/>
                                                    <w:right w:val="none" w:sz="0" w:space="0" w:color="auto"/>
                                                  </w:divBdr>
                                                  <w:divsChild>
                                                    <w:div w:id="17436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6227">
                                              <w:marLeft w:val="0"/>
                                              <w:marRight w:val="0"/>
                                              <w:marTop w:val="0"/>
                                              <w:marBottom w:val="0"/>
                                              <w:divBdr>
                                                <w:top w:val="none" w:sz="0" w:space="0" w:color="auto"/>
                                                <w:left w:val="none" w:sz="0" w:space="0" w:color="auto"/>
                                                <w:bottom w:val="none" w:sz="0" w:space="0" w:color="auto"/>
                                                <w:right w:val="none" w:sz="0" w:space="0" w:color="auto"/>
                                              </w:divBdr>
                                            </w:div>
                                          </w:divsChild>
                                        </w:div>
                                        <w:div w:id="976759953">
                                          <w:marLeft w:val="0"/>
                                          <w:marRight w:val="0"/>
                                          <w:marTop w:val="0"/>
                                          <w:marBottom w:val="0"/>
                                          <w:divBdr>
                                            <w:top w:val="none" w:sz="0" w:space="0" w:color="auto"/>
                                            <w:left w:val="none" w:sz="0" w:space="0" w:color="auto"/>
                                            <w:bottom w:val="none" w:sz="0" w:space="0" w:color="auto"/>
                                            <w:right w:val="none" w:sz="0" w:space="0" w:color="auto"/>
                                          </w:divBdr>
                                          <w:divsChild>
                                            <w:div w:id="1756587222">
                                              <w:marLeft w:val="0"/>
                                              <w:marRight w:val="0"/>
                                              <w:marTop w:val="0"/>
                                              <w:marBottom w:val="0"/>
                                              <w:divBdr>
                                                <w:top w:val="none" w:sz="0" w:space="0" w:color="auto"/>
                                                <w:left w:val="none" w:sz="0" w:space="0" w:color="auto"/>
                                                <w:bottom w:val="none" w:sz="0" w:space="0" w:color="auto"/>
                                                <w:right w:val="none" w:sz="0" w:space="0" w:color="auto"/>
                                              </w:divBdr>
                                            </w:div>
                                            <w:div w:id="38629276">
                                              <w:marLeft w:val="0"/>
                                              <w:marRight w:val="0"/>
                                              <w:marTop w:val="0"/>
                                              <w:marBottom w:val="0"/>
                                              <w:divBdr>
                                                <w:top w:val="none" w:sz="0" w:space="0" w:color="auto"/>
                                                <w:left w:val="none" w:sz="0" w:space="0" w:color="auto"/>
                                                <w:bottom w:val="none" w:sz="0" w:space="0" w:color="auto"/>
                                                <w:right w:val="none" w:sz="0" w:space="0" w:color="auto"/>
                                              </w:divBdr>
                                              <w:divsChild>
                                                <w:div w:id="1904101441">
                                                  <w:marLeft w:val="0"/>
                                                  <w:marRight w:val="0"/>
                                                  <w:marTop w:val="0"/>
                                                  <w:marBottom w:val="0"/>
                                                  <w:divBdr>
                                                    <w:top w:val="none" w:sz="0" w:space="0" w:color="auto"/>
                                                    <w:left w:val="none" w:sz="0" w:space="0" w:color="auto"/>
                                                    <w:bottom w:val="none" w:sz="0" w:space="0" w:color="auto"/>
                                                    <w:right w:val="none" w:sz="0" w:space="0" w:color="auto"/>
                                                  </w:divBdr>
                                                  <w:divsChild>
                                                    <w:div w:id="1079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475516">
          <w:marLeft w:val="0"/>
          <w:marRight w:val="0"/>
          <w:marTop w:val="0"/>
          <w:marBottom w:val="0"/>
          <w:divBdr>
            <w:top w:val="none" w:sz="0" w:space="0" w:color="auto"/>
            <w:left w:val="none" w:sz="0" w:space="0" w:color="auto"/>
            <w:bottom w:val="none" w:sz="0" w:space="0" w:color="auto"/>
            <w:right w:val="none" w:sz="0" w:space="0" w:color="auto"/>
          </w:divBdr>
          <w:divsChild>
            <w:div w:id="878006344">
              <w:marLeft w:val="0"/>
              <w:marRight w:val="0"/>
              <w:marTop w:val="0"/>
              <w:marBottom w:val="0"/>
              <w:divBdr>
                <w:top w:val="none" w:sz="0" w:space="0" w:color="auto"/>
                <w:left w:val="none" w:sz="0" w:space="0" w:color="auto"/>
                <w:bottom w:val="none" w:sz="0" w:space="0" w:color="auto"/>
                <w:right w:val="none" w:sz="0" w:space="0" w:color="auto"/>
              </w:divBdr>
              <w:divsChild>
                <w:div w:id="1682969029">
                  <w:marLeft w:val="0"/>
                  <w:marRight w:val="0"/>
                  <w:marTop w:val="0"/>
                  <w:marBottom w:val="0"/>
                  <w:divBdr>
                    <w:top w:val="none" w:sz="0" w:space="0" w:color="auto"/>
                    <w:left w:val="none" w:sz="0" w:space="0" w:color="auto"/>
                    <w:bottom w:val="none" w:sz="0" w:space="0" w:color="auto"/>
                    <w:right w:val="none" w:sz="0" w:space="0" w:color="auto"/>
                  </w:divBdr>
                  <w:divsChild>
                    <w:div w:id="1949968322">
                      <w:marLeft w:val="0"/>
                      <w:marRight w:val="0"/>
                      <w:marTop w:val="0"/>
                      <w:marBottom w:val="0"/>
                      <w:divBdr>
                        <w:top w:val="none" w:sz="0" w:space="0" w:color="auto"/>
                        <w:left w:val="none" w:sz="0" w:space="0" w:color="auto"/>
                        <w:bottom w:val="none" w:sz="0" w:space="0" w:color="auto"/>
                        <w:right w:val="none" w:sz="0" w:space="0" w:color="auto"/>
                      </w:divBdr>
                      <w:divsChild>
                        <w:div w:id="987897934">
                          <w:marLeft w:val="0"/>
                          <w:marRight w:val="0"/>
                          <w:marTop w:val="0"/>
                          <w:marBottom w:val="0"/>
                          <w:divBdr>
                            <w:top w:val="none" w:sz="0" w:space="0" w:color="auto"/>
                            <w:left w:val="none" w:sz="0" w:space="0" w:color="auto"/>
                            <w:bottom w:val="none" w:sz="0" w:space="0" w:color="auto"/>
                            <w:right w:val="none" w:sz="0" w:space="0" w:color="auto"/>
                          </w:divBdr>
                          <w:divsChild>
                            <w:div w:id="1739401334">
                              <w:marLeft w:val="0"/>
                              <w:marRight w:val="0"/>
                              <w:marTop w:val="0"/>
                              <w:marBottom w:val="0"/>
                              <w:divBdr>
                                <w:top w:val="none" w:sz="0" w:space="0" w:color="auto"/>
                                <w:left w:val="none" w:sz="0" w:space="0" w:color="auto"/>
                                <w:bottom w:val="none" w:sz="0" w:space="0" w:color="auto"/>
                                <w:right w:val="none" w:sz="0" w:space="0" w:color="auto"/>
                              </w:divBdr>
                              <w:divsChild>
                                <w:div w:id="1465004225">
                                  <w:marLeft w:val="0"/>
                                  <w:marRight w:val="0"/>
                                  <w:marTop w:val="0"/>
                                  <w:marBottom w:val="0"/>
                                  <w:divBdr>
                                    <w:top w:val="none" w:sz="0" w:space="0" w:color="auto"/>
                                    <w:left w:val="none" w:sz="0" w:space="0" w:color="auto"/>
                                    <w:bottom w:val="none" w:sz="0" w:space="0" w:color="auto"/>
                                    <w:right w:val="none" w:sz="0" w:space="0" w:color="auto"/>
                                  </w:divBdr>
                                  <w:divsChild>
                                    <w:div w:id="910164914">
                                      <w:marLeft w:val="0"/>
                                      <w:marRight w:val="0"/>
                                      <w:marTop w:val="0"/>
                                      <w:marBottom w:val="0"/>
                                      <w:divBdr>
                                        <w:top w:val="none" w:sz="0" w:space="0" w:color="auto"/>
                                        <w:left w:val="none" w:sz="0" w:space="0" w:color="auto"/>
                                        <w:bottom w:val="none" w:sz="0" w:space="0" w:color="auto"/>
                                        <w:right w:val="none" w:sz="0" w:space="0" w:color="auto"/>
                                      </w:divBdr>
                                      <w:divsChild>
                                        <w:div w:id="12472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994891">
          <w:marLeft w:val="0"/>
          <w:marRight w:val="0"/>
          <w:marTop w:val="0"/>
          <w:marBottom w:val="0"/>
          <w:divBdr>
            <w:top w:val="none" w:sz="0" w:space="0" w:color="auto"/>
            <w:left w:val="none" w:sz="0" w:space="0" w:color="auto"/>
            <w:bottom w:val="none" w:sz="0" w:space="0" w:color="auto"/>
            <w:right w:val="none" w:sz="0" w:space="0" w:color="auto"/>
          </w:divBdr>
          <w:divsChild>
            <w:div w:id="2146770333">
              <w:marLeft w:val="0"/>
              <w:marRight w:val="0"/>
              <w:marTop w:val="0"/>
              <w:marBottom w:val="0"/>
              <w:divBdr>
                <w:top w:val="none" w:sz="0" w:space="0" w:color="auto"/>
                <w:left w:val="none" w:sz="0" w:space="0" w:color="auto"/>
                <w:bottom w:val="none" w:sz="0" w:space="0" w:color="auto"/>
                <w:right w:val="none" w:sz="0" w:space="0" w:color="auto"/>
              </w:divBdr>
              <w:divsChild>
                <w:div w:id="751853491">
                  <w:marLeft w:val="0"/>
                  <w:marRight w:val="0"/>
                  <w:marTop w:val="0"/>
                  <w:marBottom w:val="0"/>
                  <w:divBdr>
                    <w:top w:val="none" w:sz="0" w:space="0" w:color="auto"/>
                    <w:left w:val="none" w:sz="0" w:space="0" w:color="auto"/>
                    <w:bottom w:val="none" w:sz="0" w:space="0" w:color="auto"/>
                    <w:right w:val="none" w:sz="0" w:space="0" w:color="auto"/>
                  </w:divBdr>
                  <w:divsChild>
                    <w:div w:id="1385759655">
                      <w:marLeft w:val="0"/>
                      <w:marRight w:val="0"/>
                      <w:marTop w:val="0"/>
                      <w:marBottom w:val="0"/>
                      <w:divBdr>
                        <w:top w:val="none" w:sz="0" w:space="0" w:color="auto"/>
                        <w:left w:val="none" w:sz="0" w:space="0" w:color="auto"/>
                        <w:bottom w:val="none" w:sz="0" w:space="0" w:color="auto"/>
                        <w:right w:val="none" w:sz="0" w:space="0" w:color="auto"/>
                      </w:divBdr>
                      <w:divsChild>
                        <w:div w:id="872688675">
                          <w:marLeft w:val="0"/>
                          <w:marRight w:val="0"/>
                          <w:marTop w:val="0"/>
                          <w:marBottom w:val="0"/>
                          <w:divBdr>
                            <w:top w:val="none" w:sz="0" w:space="0" w:color="auto"/>
                            <w:left w:val="none" w:sz="0" w:space="0" w:color="auto"/>
                            <w:bottom w:val="none" w:sz="0" w:space="0" w:color="auto"/>
                            <w:right w:val="none" w:sz="0" w:space="0" w:color="auto"/>
                          </w:divBdr>
                          <w:divsChild>
                            <w:div w:id="278029524">
                              <w:marLeft w:val="0"/>
                              <w:marRight w:val="0"/>
                              <w:marTop w:val="0"/>
                              <w:marBottom w:val="0"/>
                              <w:divBdr>
                                <w:top w:val="none" w:sz="0" w:space="0" w:color="auto"/>
                                <w:left w:val="none" w:sz="0" w:space="0" w:color="auto"/>
                                <w:bottom w:val="none" w:sz="0" w:space="0" w:color="auto"/>
                                <w:right w:val="none" w:sz="0" w:space="0" w:color="auto"/>
                              </w:divBdr>
                              <w:divsChild>
                                <w:div w:id="1170411548">
                                  <w:marLeft w:val="0"/>
                                  <w:marRight w:val="0"/>
                                  <w:marTop w:val="0"/>
                                  <w:marBottom w:val="0"/>
                                  <w:divBdr>
                                    <w:top w:val="none" w:sz="0" w:space="0" w:color="auto"/>
                                    <w:left w:val="none" w:sz="0" w:space="0" w:color="auto"/>
                                    <w:bottom w:val="none" w:sz="0" w:space="0" w:color="auto"/>
                                    <w:right w:val="none" w:sz="0" w:space="0" w:color="auto"/>
                                  </w:divBdr>
                                  <w:divsChild>
                                    <w:div w:id="2210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516536">
      <w:bodyDiv w:val="1"/>
      <w:marLeft w:val="0"/>
      <w:marRight w:val="0"/>
      <w:marTop w:val="0"/>
      <w:marBottom w:val="0"/>
      <w:divBdr>
        <w:top w:val="none" w:sz="0" w:space="0" w:color="auto"/>
        <w:left w:val="none" w:sz="0" w:space="0" w:color="auto"/>
        <w:bottom w:val="none" w:sz="0" w:space="0" w:color="auto"/>
        <w:right w:val="none" w:sz="0" w:space="0" w:color="auto"/>
      </w:divBdr>
      <w:divsChild>
        <w:div w:id="372194443">
          <w:marLeft w:val="0"/>
          <w:marRight w:val="0"/>
          <w:marTop w:val="0"/>
          <w:marBottom w:val="225"/>
          <w:divBdr>
            <w:top w:val="single" w:sz="6" w:space="4" w:color="DDDDDD"/>
            <w:left w:val="single" w:sz="6" w:space="4" w:color="DDDDDD"/>
            <w:bottom w:val="single" w:sz="6" w:space="0" w:color="DDDDDD"/>
            <w:right w:val="single" w:sz="6" w:space="4" w:color="DDDDDD"/>
          </w:divBdr>
        </w:div>
        <w:div w:id="962424075">
          <w:marLeft w:val="0"/>
          <w:marRight w:val="0"/>
          <w:marTop w:val="0"/>
          <w:marBottom w:val="0"/>
          <w:divBdr>
            <w:top w:val="none" w:sz="0" w:space="0" w:color="auto"/>
            <w:left w:val="none" w:sz="0" w:space="0" w:color="auto"/>
            <w:bottom w:val="none" w:sz="0" w:space="0" w:color="auto"/>
            <w:right w:val="none" w:sz="0" w:space="0" w:color="auto"/>
          </w:divBdr>
          <w:divsChild>
            <w:div w:id="1733654491">
              <w:marLeft w:val="0"/>
              <w:marRight w:val="0"/>
              <w:marTop w:val="0"/>
              <w:marBottom w:val="0"/>
              <w:divBdr>
                <w:top w:val="none" w:sz="0" w:space="0" w:color="auto"/>
                <w:left w:val="none" w:sz="0" w:space="0" w:color="auto"/>
                <w:bottom w:val="none" w:sz="0" w:space="0" w:color="auto"/>
                <w:right w:val="none" w:sz="0" w:space="0" w:color="auto"/>
              </w:divBdr>
              <w:divsChild>
                <w:div w:id="51075605">
                  <w:marLeft w:val="0"/>
                  <w:marRight w:val="0"/>
                  <w:marTop w:val="0"/>
                  <w:marBottom w:val="0"/>
                  <w:divBdr>
                    <w:top w:val="none" w:sz="0" w:space="0" w:color="auto"/>
                    <w:left w:val="none" w:sz="0" w:space="0" w:color="auto"/>
                    <w:bottom w:val="none" w:sz="0" w:space="0" w:color="auto"/>
                    <w:right w:val="none" w:sz="0" w:space="0" w:color="auto"/>
                  </w:divBdr>
                  <w:divsChild>
                    <w:div w:id="1076898572">
                      <w:marLeft w:val="0"/>
                      <w:marRight w:val="0"/>
                      <w:marTop w:val="0"/>
                      <w:marBottom w:val="0"/>
                      <w:divBdr>
                        <w:top w:val="none" w:sz="0" w:space="0" w:color="auto"/>
                        <w:left w:val="none" w:sz="0" w:space="0" w:color="auto"/>
                        <w:bottom w:val="none" w:sz="0" w:space="0" w:color="auto"/>
                        <w:right w:val="none" w:sz="0" w:space="0" w:color="auto"/>
                      </w:divBdr>
                      <w:divsChild>
                        <w:div w:id="777220841">
                          <w:marLeft w:val="0"/>
                          <w:marRight w:val="0"/>
                          <w:marTop w:val="0"/>
                          <w:marBottom w:val="0"/>
                          <w:divBdr>
                            <w:top w:val="none" w:sz="0" w:space="0" w:color="auto"/>
                            <w:left w:val="none" w:sz="0" w:space="0" w:color="auto"/>
                            <w:bottom w:val="none" w:sz="0" w:space="0" w:color="auto"/>
                            <w:right w:val="none" w:sz="0" w:space="0" w:color="auto"/>
                          </w:divBdr>
                        </w:div>
                        <w:div w:id="2013137596">
                          <w:marLeft w:val="0"/>
                          <w:marRight w:val="0"/>
                          <w:marTop w:val="0"/>
                          <w:marBottom w:val="0"/>
                          <w:divBdr>
                            <w:top w:val="none" w:sz="0" w:space="0" w:color="auto"/>
                            <w:left w:val="none" w:sz="0" w:space="0" w:color="auto"/>
                            <w:bottom w:val="none" w:sz="0" w:space="0" w:color="auto"/>
                            <w:right w:val="none" w:sz="0" w:space="0" w:color="auto"/>
                          </w:divBdr>
                        </w:div>
                        <w:div w:id="1500806006">
                          <w:marLeft w:val="0"/>
                          <w:marRight w:val="0"/>
                          <w:marTop w:val="0"/>
                          <w:marBottom w:val="0"/>
                          <w:divBdr>
                            <w:top w:val="none" w:sz="0" w:space="0" w:color="auto"/>
                            <w:left w:val="none" w:sz="0" w:space="0" w:color="auto"/>
                            <w:bottom w:val="none" w:sz="0" w:space="0" w:color="auto"/>
                            <w:right w:val="none" w:sz="0" w:space="0" w:color="auto"/>
                          </w:divBdr>
                        </w:div>
                        <w:div w:id="9990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3644">
          <w:marLeft w:val="0"/>
          <w:marRight w:val="0"/>
          <w:marTop w:val="0"/>
          <w:marBottom w:val="225"/>
          <w:divBdr>
            <w:top w:val="single" w:sz="6" w:space="4" w:color="DDDDDD"/>
            <w:left w:val="single" w:sz="6" w:space="4" w:color="DDDDDD"/>
            <w:bottom w:val="single" w:sz="6" w:space="0" w:color="DDDDDD"/>
            <w:right w:val="single" w:sz="6" w:space="4" w:color="DDDDDD"/>
          </w:divBdr>
        </w:div>
        <w:div w:id="1475293900">
          <w:marLeft w:val="0"/>
          <w:marRight w:val="0"/>
          <w:marTop w:val="0"/>
          <w:marBottom w:val="0"/>
          <w:divBdr>
            <w:top w:val="none" w:sz="0" w:space="0" w:color="auto"/>
            <w:left w:val="none" w:sz="0" w:space="0" w:color="auto"/>
            <w:bottom w:val="none" w:sz="0" w:space="0" w:color="auto"/>
            <w:right w:val="none" w:sz="0" w:space="0" w:color="auto"/>
          </w:divBdr>
          <w:divsChild>
            <w:div w:id="1758744000">
              <w:marLeft w:val="0"/>
              <w:marRight w:val="0"/>
              <w:marTop w:val="0"/>
              <w:marBottom w:val="0"/>
              <w:divBdr>
                <w:top w:val="none" w:sz="0" w:space="0" w:color="auto"/>
                <w:left w:val="none" w:sz="0" w:space="0" w:color="auto"/>
                <w:bottom w:val="none" w:sz="0" w:space="0" w:color="auto"/>
                <w:right w:val="none" w:sz="0" w:space="0" w:color="auto"/>
              </w:divBdr>
              <w:divsChild>
                <w:div w:id="425658384">
                  <w:marLeft w:val="0"/>
                  <w:marRight w:val="0"/>
                  <w:marTop w:val="0"/>
                  <w:marBottom w:val="0"/>
                  <w:divBdr>
                    <w:top w:val="none" w:sz="0" w:space="0" w:color="auto"/>
                    <w:left w:val="none" w:sz="0" w:space="0" w:color="auto"/>
                    <w:bottom w:val="none" w:sz="0" w:space="0" w:color="auto"/>
                    <w:right w:val="none" w:sz="0" w:space="0" w:color="auto"/>
                  </w:divBdr>
                  <w:divsChild>
                    <w:div w:id="1854221102">
                      <w:marLeft w:val="0"/>
                      <w:marRight w:val="0"/>
                      <w:marTop w:val="0"/>
                      <w:marBottom w:val="0"/>
                      <w:divBdr>
                        <w:top w:val="none" w:sz="0" w:space="0" w:color="auto"/>
                        <w:left w:val="none" w:sz="0" w:space="0" w:color="auto"/>
                        <w:bottom w:val="none" w:sz="0" w:space="0" w:color="auto"/>
                        <w:right w:val="none" w:sz="0" w:space="0" w:color="auto"/>
                      </w:divBdr>
                      <w:divsChild>
                        <w:div w:id="91707262">
                          <w:marLeft w:val="0"/>
                          <w:marRight w:val="0"/>
                          <w:marTop w:val="0"/>
                          <w:marBottom w:val="0"/>
                          <w:divBdr>
                            <w:top w:val="none" w:sz="0" w:space="0" w:color="auto"/>
                            <w:left w:val="none" w:sz="0" w:space="0" w:color="auto"/>
                            <w:bottom w:val="none" w:sz="0" w:space="0" w:color="auto"/>
                            <w:right w:val="none" w:sz="0" w:space="0" w:color="auto"/>
                          </w:divBdr>
                        </w:div>
                        <w:div w:id="233324697">
                          <w:marLeft w:val="0"/>
                          <w:marRight w:val="0"/>
                          <w:marTop w:val="0"/>
                          <w:marBottom w:val="0"/>
                          <w:divBdr>
                            <w:top w:val="none" w:sz="0" w:space="0" w:color="auto"/>
                            <w:left w:val="none" w:sz="0" w:space="0" w:color="auto"/>
                            <w:bottom w:val="none" w:sz="0" w:space="0" w:color="auto"/>
                            <w:right w:val="none" w:sz="0" w:space="0" w:color="auto"/>
                          </w:divBdr>
                        </w:div>
                        <w:div w:id="1043753333">
                          <w:marLeft w:val="0"/>
                          <w:marRight w:val="0"/>
                          <w:marTop w:val="0"/>
                          <w:marBottom w:val="0"/>
                          <w:divBdr>
                            <w:top w:val="none" w:sz="0" w:space="0" w:color="auto"/>
                            <w:left w:val="none" w:sz="0" w:space="0" w:color="auto"/>
                            <w:bottom w:val="none" w:sz="0" w:space="0" w:color="auto"/>
                            <w:right w:val="none" w:sz="0" w:space="0" w:color="auto"/>
                          </w:divBdr>
                        </w:div>
                        <w:div w:id="8958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172663">
          <w:marLeft w:val="0"/>
          <w:marRight w:val="0"/>
          <w:marTop w:val="0"/>
          <w:marBottom w:val="0"/>
          <w:divBdr>
            <w:top w:val="none" w:sz="0" w:space="0" w:color="auto"/>
            <w:left w:val="none" w:sz="0" w:space="0" w:color="auto"/>
            <w:bottom w:val="none" w:sz="0" w:space="0" w:color="auto"/>
            <w:right w:val="none" w:sz="0" w:space="0" w:color="auto"/>
          </w:divBdr>
          <w:divsChild>
            <w:div w:id="1152015855">
              <w:marLeft w:val="0"/>
              <w:marRight w:val="0"/>
              <w:marTop w:val="0"/>
              <w:marBottom w:val="0"/>
              <w:divBdr>
                <w:top w:val="none" w:sz="0" w:space="0" w:color="auto"/>
                <w:left w:val="none" w:sz="0" w:space="0" w:color="auto"/>
                <w:bottom w:val="none" w:sz="0" w:space="0" w:color="auto"/>
                <w:right w:val="none" w:sz="0" w:space="0" w:color="auto"/>
              </w:divBdr>
              <w:divsChild>
                <w:div w:id="808203997">
                  <w:marLeft w:val="0"/>
                  <w:marRight w:val="0"/>
                  <w:marTop w:val="0"/>
                  <w:marBottom w:val="0"/>
                  <w:divBdr>
                    <w:top w:val="none" w:sz="0" w:space="0" w:color="auto"/>
                    <w:left w:val="none" w:sz="0" w:space="0" w:color="auto"/>
                    <w:bottom w:val="none" w:sz="0" w:space="0" w:color="auto"/>
                    <w:right w:val="none" w:sz="0" w:space="0" w:color="auto"/>
                  </w:divBdr>
                  <w:divsChild>
                    <w:div w:id="1582762850">
                      <w:marLeft w:val="0"/>
                      <w:marRight w:val="0"/>
                      <w:marTop w:val="0"/>
                      <w:marBottom w:val="0"/>
                      <w:divBdr>
                        <w:top w:val="none" w:sz="0" w:space="0" w:color="auto"/>
                        <w:left w:val="none" w:sz="0" w:space="0" w:color="auto"/>
                        <w:bottom w:val="none" w:sz="0" w:space="0" w:color="auto"/>
                        <w:right w:val="none" w:sz="0" w:space="0" w:color="auto"/>
                      </w:divBdr>
                      <w:divsChild>
                        <w:div w:id="1405957603">
                          <w:marLeft w:val="0"/>
                          <w:marRight w:val="0"/>
                          <w:marTop w:val="0"/>
                          <w:marBottom w:val="0"/>
                          <w:divBdr>
                            <w:top w:val="none" w:sz="0" w:space="0" w:color="auto"/>
                            <w:left w:val="none" w:sz="0" w:space="0" w:color="auto"/>
                            <w:bottom w:val="none" w:sz="0" w:space="0" w:color="auto"/>
                            <w:right w:val="none" w:sz="0" w:space="0" w:color="auto"/>
                          </w:divBdr>
                        </w:div>
                        <w:div w:id="1810979740">
                          <w:marLeft w:val="0"/>
                          <w:marRight w:val="0"/>
                          <w:marTop w:val="0"/>
                          <w:marBottom w:val="0"/>
                          <w:divBdr>
                            <w:top w:val="none" w:sz="0" w:space="0" w:color="auto"/>
                            <w:left w:val="none" w:sz="0" w:space="0" w:color="auto"/>
                            <w:bottom w:val="none" w:sz="0" w:space="0" w:color="auto"/>
                            <w:right w:val="none" w:sz="0" w:space="0" w:color="auto"/>
                          </w:divBdr>
                        </w:div>
                        <w:div w:id="298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274221">
          <w:marLeft w:val="0"/>
          <w:marRight w:val="0"/>
          <w:marTop w:val="0"/>
          <w:marBottom w:val="225"/>
          <w:divBdr>
            <w:top w:val="single" w:sz="6" w:space="4" w:color="DDDDDD"/>
            <w:left w:val="single" w:sz="6" w:space="4" w:color="DDDDDD"/>
            <w:bottom w:val="single" w:sz="6" w:space="0" w:color="DDDDDD"/>
            <w:right w:val="single" w:sz="6" w:space="4" w:color="DDDDDD"/>
          </w:divBdr>
        </w:div>
      </w:divsChild>
    </w:div>
    <w:div w:id="1028488156">
      <w:bodyDiv w:val="1"/>
      <w:marLeft w:val="0"/>
      <w:marRight w:val="0"/>
      <w:marTop w:val="0"/>
      <w:marBottom w:val="0"/>
      <w:divBdr>
        <w:top w:val="none" w:sz="0" w:space="0" w:color="auto"/>
        <w:left w:val="none" w:sz="0" w:space="0" w:color="auto"/>
        <w:bottom w:val="none" w:sz="0" w:space="0" w:color="auto"/>
        <w:right w:val="none" w:sz="0" w:space="0" w:color="auto"/>
      </w:divBdr>
      <w:divsChild>
        <w:div w:id="1363439178">
          <w:marLeft w:val="0"/>
          <w:marRight w:val="0"/>
          <w:marTop w:val="0"/>
          <w:marBottom w:val="0"/>
          <w:divBdr>
            <w:top w:val="none" w:sz="0" w:space="0" w:color="auto"/>
            <w:left w:val="none" w:sz="0" w:space="0" w:color="auto"/>
            <w:bottom w:val="none" w:sz="0" w:space="0" w:color="auto"/>
            <w:right w:val="none" w:sz="0" w:space="0" w:color="auto"/>
          </w:divBdr>
          <w:divsChild>
            <w:div w:id="1768038901">
              <w:marLeft w:val="0"/>
              <w:marRight w:val="0"/>
              <w:marTop w:val="0"/>
              <w:marBottom w:val="0"/>
              <w:divBdr>
                <w:top w:val="none" w:sz="0" w:space="0" w:color="auto"/>
                <w:left w:val="none" w:sz="0" w:space="0" w:color="auto"/>
                <w:bottom w:val="none" w:sz="0" w:space="0" w:color="auto"/>
                <w:right w:val="none" w:sz="0" w:space="0" w:color="auto"/>
              </w:divBdr>
              <w:divsChild>
                <w:div w:id="1476681841">
                  <w:marLeft w:val="0"/>
                  <w:marRight w:val="0"/>
                  <w:marTop w:val="0"/>
                  <w:marBottom w:val="0"/>
                  <w:divBdr>
                    <w:top w:val="none" w:sz="0" w:space="0" w:color="auto"/>
                    <w:left w:val="none" w:sz="0" w:space="0" w:color="auto"/>
                    <w:bottom w:val="none" w:sz="0" w:space="0" w:color="auto"/>
                    <w:right w:val="none" w:sz="0" w:space="0" w:color="auto"/>
                  </w:divBdr>
                  <w:divsChild>
                    <w:div w:id="2005235529">
                      <w:marLeft w:val="0"/>
                      <w:marRight w:val="0"/>
                      <w:marTop w:val="0"/>
                      <w:marBottom w:val="0"/>
                      <w:divBdr>
                        <w:top w:val="none" w:sz="0" w:space="0" w:color="auto"/>
                        <w:left w:val="none" w:sz="0" w:space="0" w:color="auto"/>
                        <w:bottom w:val="none" w:sz="0" w:space="0" w:color="auto"/>
                        <w:right w:val="none" w:sz="0" w:space="0" w:color="auto"/>
                      </w:divBdr>
                      <w:divsChild>
                        <w:div w:id="1986006797">
                          <w:marLeft w:val="0"/>
                          <w:marRight w:val="0"/>
                          <w:marTop w:val="0"/>
                          <w:marBottom w:val="0"/>
                          <w:divBdr>
                            <w:top w:val="none" w:sz="0" w:space="0" w:color="auto"/>
                            <w:left w:val="none" w:sz="0" w:space="0" w:color="auto"/>
                            <w:bottom w:val="none" w:sz="0" w:space="0" w:color="auto"/>
                            <w:right w:val="none" w:sz="0" w:space="0" w:color="auto"/>
                          </w:divBdr>
                          <w:divsChild>
                            <w:div w:id="1910459610">
                              <w:marLeft w:val="0"/>
                              <w:marRight w:val="0"/>
                              <w:marTop w:val="0"/>
                              <w:marBottom w:val="0"/>
                              <w:divBdr>
                                <w:top w:val="none" w:sz="0" w:space="0" w:color="auto"/>
                                <w:left w:val="none" w:sz="0" w:space="0" w:color="auto"/>
                                <w:bottom w:val="none" w:sz="0" w:space="0" w:color="auto"/>
                                <w:right w:val="none" w:sz="0" w:space="0" w:color="auto"/>
                              </w:divBdr>
                              <w:divsChild>
                                <w:div w:id="1647278939">
                                  <w:marLeft w:val="0"/>
                                  <w:marRight w:val="0"/>
                                  <w:marTop w:val="0"/>
                                  <w:marBottom w:val="0"/>
                                  <w:divBdr>
                                    <w:top w:val="none" w:sz="0" w:space="0" w:color="auto"/>
                                    <w:left w:val="none" w:sz="0" w:space="0" w:color="auto"/>
                                    <w:bottom w:val="none" w:sz="0" w:space="0" w:color="auto"/>
                                    <w:right w:val="none" w:sz="0" w:space="0" w:color="auto"/>
                                  </w:divBdr>
                                  <w:divsChild>
                                    <w:div w:id="263804369">
                                      <w:marLeft w:val="0"/>
                                      <w:marRight w:val="0"/>
                                      <w:marTop w:val="0"/>
                                      <w:marBottom w:val="0"/>
                                      <w:divBdr>
                                        <w:top w:val="none" w:sz="0" w:space="0" w:color="auto"/>
                                        <w:left w:val="none" w:sz="0" w:space="0" w:color="auto"/>
                                        <w:bottom w:val="none" w:sz="0" w:space="0" w:color="auto"/>
                                        <w:right w:val="none" w:sz="0" w:space="0" w:color="auto"/>
                                      </w:divBdr>
                                      <w:divsChild>
                                        <w:div w:id="1426458983">
                                          <w:marLeft w:val="0"/>
                                          <w:marRight w:val="0"/>
                                          <w:marTop w:val="0"/>
                                          <w:marBottom w:val="0"/>
                                          <w:divBdr>
                                            <w:top w:val="none" w:sz="0" w:space="0" w:color="auto"/>
                                            <w:left w:val="none" w:sz="0" w:space="0" w:color="auto"/>
                                            <w:bottom w:val="none" w:sz="0" w:space="0" w:color="auto"/>
                                            <w:right w:val="none" w:sz="0" w:space="0" w:color="auto"/>
                                          </w:divBdr>
                                          <w:divsChild>
                                            <w:div w:id="735863839">
                                              <w:marLeft w:val="0"/>
                                              <w:marRight w:val="0"/>
                                              <w:marTop w:val="0"/>
                                              <w:marBottom w:val="0"/>
                                              <w:divBdr>
                                                <w:top w:val="none" w:sz="0" w:space="0" w:color="auto"/>
                                                <w:left w:val="none" w:sz="0" w:space="0" w:color="auto"/>
                                                <w:bottom w:val="none" w:sz="0" w:space="0" w:color="auto"/>
                                                <w:right w:val="none" w:sz="0" w:space="0" w:color="auto"/>
                                              </w:divBdr>
                                            </w:div>
                                            <w:div w:id="485903312">
                                              <w:marLeft w:val="0"/>
                                              <w:marRight w:val="0"/>
                                              <w:marTop w:val="0"/>
                                              <w:marBottom w:val="0"/>
                                              <w:divBdr>
                                                <w:top w:val="none" w:sz="0" w:space="0" w:color="auto"/>
                                                <w:left w:val="none" w:sz="0" w:space="0" w:color="auto"/>
                                                <w:bottom w:val="none" w:sz="0" w:space="0" w:color="auto"/>
                                                <w:right w:val="none" w:sz="0" w:space="0" w:color="auto"/>
                                              </w:divBdr>
                                              <w:divsChild>
                                                <w:div w:id="213858238">
                                                  <w:marLeft w:val="0"/>
                                                  <w:marRight w:val="0"/>
                                                  <w:marTop w:val="0"/>
                                                  <w:marBottom w:val="0"/>
                                                  <w:divBdr>
                                                    <w:top w:val="none" w:sz="0" w:space="0" w:color="auto"/>
                                                    <w:left w:val="none" w:sz="0" w:space="0" w:color="auto"/>
                                                    <w:bottom w:val="none" w:sz="0" w:space="0" w:color="auto"/>
                                                    <w:right w:val="none" w:sz="0" w:space="0" w:color="auto"/>
                                                  </w:divBdr>
                                                  <w:divsChild>
                                                    <w:div w:id="22703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8317">
                                              <w:marLeft w:val="0"/>
                                              <w:marRight w:val="0"/>
                                              <w:marTop w:val="0"/>
                                              <w:marBottom w:val="0"/>
                                              <w:divBdr>
                                                <w:top w:val="none" w:sz="0" w:space="0" w:color="auto"/>
                                                <w:left w:val="none" w:sz="0" w:space="0" w:color="auto"/>
                                                <w:bottom w:val="none" w:sz="0" w:space="0" w:color="auto"/>
                                                <w:right w:val="none" w:sz="0" w:space="0" w:color="auto"/>
                                              </w:divBdr>
                                            </w:div>
                                          </w:divsChild>
                                        </w:div>
                                        <w:div w:id="1015233670">
                                          <w:marLeft w:val="0"/>
                                          <w:marRight w:val="0"/>
                                          <w:marTop w:val="0"/>
                                          <w:marBottom w:val="0"/>
                                          <w:divBdr>
                                            <w:top w:val="none" w:sz="0" w:space="0" w:color="auto"/>
                                            <w:left w:val="none" w:sz="0" w:space="0" w:color="auto"/>
                                            <w:bottom w:val="none" w:sz="0" w:space="0" w:color="auto"/>
                                            <w:right w:val="none" w:sz="0" w:space="0" w:color="auto"/>
                                          </w:divBdr>
                                          <w:divsChild>
                                            <w:div w:id="1390763266">
                                              <w:marLeft w:val="0"/>
                                              <w:marRight w:val="0"/>
                                              <w:marTop w:val="0"/>
                                              <w:marBottom w:val="0"/>
                                              <w:divBdr>
                                                <w:top w:val="none" w:sz="0" w:space="0" w:color="auto"/>
                                                <w:left w:val="none" w:sz="0" w:space="0" w:color="auto"/>
                                                <w:bottom w:val="none" w:sz="0" w:space="0" w:color="auto"/>
                                                <w:right w:val="none" w:sz="0" w:space="0" w:color="auto"/>
                                              </w:divBdr>
                                            </w:div>
                                            <w:div w:id="1324508171">
                                              <w:marLeft w:val="0"/>
                                              <w:marRight w:val="0"/>
                                              <w:marTop w:val="0"/>
                                              <w:marBottom w:val="0"/>
                                              <w:divBdr>
                                                <w:top w:val="none" w:sz="0" w:space="0" w:color="auto"/>
                                                <w:left w:val="none" w:sz="0" w:space="0" w:color="auto"/>
                                                <w:bottom w:val="none" w:sz="0" w:space="0" w:color="auto"/>
                                                <w:right w:val="none" w:sz="0" w:space="0" w:color="auto"/>
                                              </w:divBdr>
                                              <w:divsChild>
                                                <w:div w:id="1223634536">
                                                  <w:marLeft w:val="0"/>
                                                  <w:marRight w:val="0"/>
                                                  <w:marTop w:val="0"/>
                                                  <w:marBottom w:val="0"/>
                                                  <w:divBdr>
                                                    <w:top w:val="none" w:sz="0" w:space="0" w:color="auto"/>
                                                    <w:left w:val="none" w:sz="0" w:space="0" w:color="auto"/>
                                                    <w:bottom w:val="none" w:sz="0" w:space="0" w:color="auto"/>
                                                    <w:right w:val="none" w:sz="0" w:space="0" w:color="auto"/>
                                                  </w:divBdr>
                                                  <w:divsChild>
                                                    <w:div w:id="9609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5597">
                                              <w:marLeft w:val="0"/>
                                              <w:marRight w:val="0"/>
                                              <w:marTop w:val="0"/>
                                              <w:marBottom w:val="0"/>
                                              <w:divBdr>
                                                <w:top w:val="none" w:sz="0" w:space="0" w:color="auto"/>
                                                <w:left w:val="none" w:sz="0" w:space="0" w:color="auto"/>
                                                <w:bottom w:val="none" w:sz="0" w:space="0" w:color="auto"/>
                                                <w:right w:val="none" w:sz="0" w:space="0" w:color="auto"/>
                                              </w:divBdr>
                                            </w:div>
                                          </w:divsChild>
                                        </w:div>
                                        <w:div w:id="2101175949">
                                          <w:blockQuote w:val="1"/>
                                          <w:marLeft w:val="720"/>
                                          <w:marRight w:val="720"/>
                                          <w:marTop w:val="100"/>
                                          <w:marBottom w:val="100"/>
                                          <w:divBdr>
                                            <w:top w:val="none" w:sz="0" w:space="0" w:color="auto"/>
                                            <w:left w:val="none" w:sz="0" w:space="0" w:color="auto"/>
                                            <w:bottom w:val="none" w:sz="0" w:space="0" w:color="auto"/>
                                            <w:right w:val="none" w:sz="0" w:space="0" w:color="auto"/>
                                          </w:divBdr>
                                        </w:div>
                                        <w:div w:id="347801020">
                                          <w:marLeft w:val="0"/>
                                          <w:marRight w:val="0"/>
                                          <w:marTop w:val="0"/>
                                          <w:marBottom w:val="0"/>
                                          <w:divBdr>
                                            <w:top w:val="none" w:sz="0" w:space="0" w:color="auto"/>
                                            <w:left w:val="none" w:sz="0" w:space="0" w:color="auto"/>
                                            <w:bottom w:val="none" w:sz="0" w:space="0" w:color="auto"/>
                                            <w:right w:val="none" w:sz="0" w:space="0" w:color="auto"/>
                                          </w:divBdr>
                                          <w:divsChild>
                                            <w:div w:id="1213229078">
                                              <w:marLeft w:val="0"/>
                                              <w:marRight w:val="0"/>
                                              <w:marTop w:val="0"/>
                                              <w:marBottom w:val="0"/>
                                              <w:divBdr>
                                                <w:top w:val="none" w:sz="0" w:space="0" w:color="auto"/>
                                                <w:left w:val="none" w:sz="0" w:space="0" w:color="auto"/>
                                                <w:bottom w:val="none" w:sz="0" w:space="0" w:color="auto"/>
                                                <w:right w:val="none" w:sz="0" w:space="0" w:color="auto"/>
                                              </w:divBdr>
                                            </w:div>
                                            <w:div w:id="546066784">
                                              <w:marLeft w:val="0"/>
                                              <w:marRight w:val="0"/>
                                              <w:marTop w:val="0"/>
                                              <w:marBottom w:val="0"/>
                                              <w:divBdr>
                                                <w:top w:val="none" w:sz="0" w:space="0" w:color="auto"/>
                                                <w:left w:val="none" w:sz="0" w:space="0" w:color="auto"/>
                                                <w:bottom w:val="none" w:sz="0" w:space="0" w:color="auto"/>
                                                <w:right w:val="none" w:sz="0" w:space="0" w:color="auto"/>
                                              </w:divBdr>
                                              <w:divsChild>
                                                <w:div w:id="1046177850">
                                                  <w:marLeft w:val="0"/>
                                                  <w:marRight w:val="0"/>
                                                  <w:marTop w:val="0"/>
                                                  <w:marBottom w:val="0"/>
                                                  <w:divBdr>
                                                    <w:top w:val="none" w:sz="0" w:space="0" w:color="auto"/>
                                                    <w:left w:val="none" w:sz="0" w:space="0" w:color="auto"/>
                                                    <w:bottom w:val="none" w:sz="0" w:space="0" w:color="auto"/>
                                                    <w:right w:val="none" w:sz="0" w:space="0" w:color="auto"/>
                                                  </w:divBdr>
                                                  <w:divsChild>
                                                    <w:div w:id="9591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8769">
                                              <w:marLeft w:val="0"/>
                                              <w:marRight w:val="0"/>
                                              <w:marTop w:val="0"/>
                                              <w:marBottom w:val="0"/>
                                              <w:divBdr>
                                                <w:top w:val="none" w:sz="0" w:space="0" w:color="auto"/>
                                                <w:left w:val="none" w:sz="0" w:space="0" w:color="auto"/>
                                                <w:bottom w:val="none" w:sz="0" w:space="0" w:color="auto"/>
                                                <w:right w:val="none" w:sz="0" w:space="0" w:color="auto"/>
                                              </w:divBdr>
                                            </w:div>
                                          </w:divsChild>
                                        </w:div>
                                        <w:div w:id="1233467763">
                                          <w:marLeft w:val="0"/>
                                          <w:marRight w:val="0"/>
                                          <w:marTop w:val="0"/>
                                          <w:marBottom w:val="0"/>
                                          <w:divBdr>
                                            <w:top w:val="none" w:sz="0" w:space="0" w:color="auto"/>
                                            <w:left w:val="none" w:sz="0" w:space="0" w:color="auto"/>
                                            <w:bottom w:val="none" w:sz="0" w:space="0" w:color="auto"/>
                                            <w:right w:val="none" w:sz="0" w:space="0" w:color="auto"/>
                                          </w:divBdr>
                                          <w:divsChild>
                                            <w:div w:id="2008290790">
                                              <w:marLeft w:val="0"/>
                                              <w:marRight w:val="0"/>
                                              <w:marTop w:val="0"/>
                                              <w:marBottom w:val="0"/>
                                              <w:divBdr>
                                                <w:top w:val="none" w:sz="0" w:space="0" w:color="auto"/>
                                                <w:left w:val="none" w:sz="0" w:space="0" w:color="auto"/>
                                                <w:bottom w:val="none" w:sz="0" w:space="0" w:color="auto"/>
                                                <w:right w:val="none" w:sz="0" w:space="0" w:color="auto"/>
                                              </w:divBdr>
                                            </w:div>
                                            <w:div w:id="1880775010">
                                              <w:marLeft w:val="0"/>
                                              <w:marRight w:val="0"/>
                                              <w:marTop w:val="0"/>
                                              <w:marBottom w:val="0"/>
                                              <w:divBdr>
                                                <w:top w:val="none" w:sz="0" w:space="0" w:color="auto"/>
                                                <w:left w:val="none" w:sz="0" w:space="0" w:color="auto"/>
                                                <w:bottom w:val="none" w:sz="0" w:space="0" w:color="auto"/>
                                                <w:right w:val="none" w:sz="0" w:space="0" w:color="auto"/>
                                              </w:divBdr>
                                              <w:divsChild>
                                                <w:div w:id="1669477396">
                                                  <w:marLeft w:val="0"/>
                                                  <w:marRight w:val="0"/>
                                                  <w:marTop w:val="0"/>
                                                  <w:marBottom w:val="0"/>
                                                  <w:divBdr>
                                                    <w:top w:val="none" w:sz="0" w:space="0" w:color="auto"/>
                                                    <w:left w:val="none" w:sz="0" w:space="0" w:color="auto"/>
                                                    <w:bottom w:val="none" w:sz="0" w:space="0" w:color="auto"/>
                                                    <w:right w:val="none" w:sz="0" w:space="0" w:color="auto"/>
                                                  </w:divBdr>
                                                  <w:divsChild>
                                                    <w:div w:id="6796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194800">
          <w:marLeft w:val="0"/>
          <w:marRight w:val="0"/>
          <w:marTop w:val="0"/>
          <w:marBottom w:val="0"/>
          <w:divBdr>
            <w:top w:val="none" w:sz="0" w:space="0" w:color="auto"/>
            <w:left w:val="none" w:sz="0" w:space="0" w:color="auto"/>
            <w:bottom w:val="none" w:sz="0" w:space="0" w:color="auto"/>
            <w:right w:val="none" w:sz="0" w:space="0" w:color="auto"/>
          </w:divBdr>
          <w:divsChild>
            <w:div w:id="180825700">
              <w:marLeft w:val="0"/>
              <w:marRight w:val="0"/>
              <w:marTop w:val="0"/>
              <w:marBottom w:val="0"/>
              <w:divBdr>
                <w:top w:val="none" w:sz="0" w:space="0" w:color="auto"/>
                <w:left w:val="none" w:sz="0" w:space="0" w:color="auto"/>
                <w:bottom w:val="none" w:sz="0" w:space="0" w:color="auto"/>
                <w:right w:val="none" w:sz="0" w:space="0" w:color="auto"/>
              </w:divBdr>
              <w:divsChild>
                <w:div w:id="829324660">
                  <w:marLeft w:val="0"/>
                  <w:marRight w:val="0"/>
                  <w:marTop w:val="0"/>
                  <w:marBottom w:val="0"/>
                  <w:divBdr>
                    <w:top w:val="none" w:sz="0" w:space="0" w:color="auto"/>
                    <w:left w:val="none" w:sz="0" w:space="0" w:color="auto"/>
                    <w:bottom w:val="none" w:sz="0" w:space="0" w:color="auto"/>
                    <w:right w:val="none" w:sz="0" w:space="0" w:color="auto"/>
                  </w:divBdr>
                  <w:divsChild>
                    <w:div w:id="1300502868">
                      <w:marLeft w:val="0"/>
                      <w:marRight w:val="0"/>
                      <w:marTop w:val="0"/>
                      <w:marBottom w:val="0"/>
                      <w:divBdr>
                        <w:top w:val="none" w:sz="0" w:space="0" w:color="auto"/>
                        <w:left w:val="none" w:sz="0" w:space="0" w:color="auto"/>
                        <w:bottom w:val="none" w:sz="0" w:space="0" w:color="auto"/>
                        <w:right w:val="none" w:sz="0" w:space="0" w:color="auto"/>
                      </w:divBdr>
                      <w:divsChild>
                        <w:div w:id="1676954758">
                          <w:marLeft w:val="0"/>
                          <w:marRight w:val="0"/>
                          <w:marTop w:val="0"/>
                          <w:marBottom w:val="0"/>
                          <w:divBdr>
                            <w:top w:val="none" w:sz="0" w:space="0" w:color="auto"/>
                            <w:left w:val="none" w:sz="0" w:space="0" w:color="auto"/>
                            <w:bottom w:val="none" w:sz="0" w:space="0" w:color="auto"/>
                            <w:right w:val="none" w:sz="0" w:space="0" w:color="auto"/>
                          </w:divBdr>
                          <w:divsChild>
                            <w:div w:id="1474634513">
                              <w:marLeft w:val="0"/>
                              <w:marRight w:val="0"/>
                              <w:marTop w:val="0"/>
                              <w:marBottom w:val="0"/>
                              <w:divBdr>
                                <w:top w:val="none" w:sz="0" w:space="0" w:color="auto"/>
                                <w:left w:val="none" w:sz="0" w:space="0" w:color="auto"/>
                                <w:bottom w:val="none" w:sz="0" w:space="0" w:color="auto"/>
                                <w:right w:val="none" w:sz="0" w:space="0" w:color="auto"/>
                              </w:divBdr>
                              <w:divsChild>
                                <w:div w:id="409276362">
                                  <w:marLeft w:val="0"/>
                                  <w:marRight w:val="0"/>
                                  <w:marTop w:val="0"/>
                                  <w:marBottom w:val="0"/>
                                  <w:divBdr>
                                    <w:top w:val="none" w:sz="0" w:space="0" w:color="auto"/>
                                    <w:left w:val="none" w:sz="0" w:space="0" w:color="auto"/>
                                    <w:bottom w:val="none" w:sz="0" w:space="0" w:color="auto"/>
                                    <w:right w:val="none" w:sz="0" w:space="0" w:color="auto"/>
                                  </w:divBdr>
                                  <w:divsChild>
                                    <w:div w:id="110713679">
                                      <w:marLeft w:val="0"/>
                                      <w:marRight w:val="0"/>
                                      <w:marTop w:val="0"/>
                                      <w:marBottom w:val="0"/>
                                      <w:divBdr>
                                        <w:top w:val="none" w:sz="0" w:space="0" w:color="auto"/>
                                        <w:left w:val="none" w:sz="0" w:space="0" w:color="auto"/>
                                        <w:bottom w:val="none" w:sz="0" w:space="0" w:color="auto"/>
                                        <w:right w:val="none" w:sz="0" w:space="0" w:color="auto"/>
                                      </w:divBdr>
                                      <w:divsChild>
                                        <w:div w:id="7767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465884">
          <w:marLeft w:val="0"/>
          <w:marRight w:val="0"/>
          <w:marTop w:val="0"/>
          <w:marBottom w:val="0"/>
          <w:divBdr>
            <w:top w:val="none" w:sz="0" w:space="0" w:color="auto"/>
            <w:left w:val="none" w:sz="0" w:space="0" w:color="auto"/>
            <w:bottom w:val="none" w:sz="0" w:space="0" w:color="auto"/>
            <w:right w:val="none" w:sz="0" w:space="0" w:color="auto"/>
          </w:divBdr>
          <w:divsChild>
            <w:div w:id="999769932">
              <w:marLeft w:val="0"/>
              <w:marRight w:val="0"/>
              <w:marTop w:val="0"/>
              <w:marBottom w:val="0"/>
              <w:divBdr>
                <w:top w:val="none" w:sz="0" w:space="0" w:color="auto"/>
                <w:left w:val="none" w:sz="0" w:space="0" w:color="auto"/>
                <w:bottom w:val="none" w:sz="0" w:space="0" w:color="auto"/>
                <w:right w:val="none" w:sz="0" w:space="0" w:color="auto"/>
              </w:divBdr>
              <w:divsChild>
                <w:div w:id="2029260162">
                  <w:marLeft w:val="0"/>
                  <w:marRight w:val="0"/>
                  <w:marTop w:val="0"/>
                  <w:marBottom w:val="0"/>
                  <w:divBdr>
                    <w:top w:val="none" w:sz="0" w:space="0" w:color="auto"/>
                    <w:left w:val="none" w:sz="0" w:space="0" w:color="auto"/>
                    <w:bottom w:val="none" w:sz="0" w:space="0" w:color="auto"/>
                    <w:right w:val="none" w:sz="0" w:space="0" w:color="auto"/>
                  </w:divBdr>
                  <w:divsChild>
                    <w:div w:id="1813985550">
                      <w:marLeft w:val="0"/>
                      <w:marRight w:val="0"/>
                      <w:marTop w:val="0"/>
                      <w:marBottom w:val="0"/>
                      <w:divBdr>
                        <w:top w:val="none" w:sz="0" w:space="0" w:color="auto"/>
                        <w:left w:val="none" w:sz="0" w:space="0" w:color="auto"/>
                        <w:bottom w:val="none" w:sz="0" w:space="0" w:color="auto"/>
                        <w:right w:val="none" w:sz="0" w:space="0" w:color="auto"/>
                      </w:divBdr>
                      <w:divsChild>
                        <w:div w:id="1612010568">
                          <w:marLeft w:val="0"/>
                          <w:marRight w:val="0"/>
                          <w:marTop w:val="0"/>
                          <w:marBottom w:val="0"/>
                          <w:divBdr>
                            <w:top w:val="none" w:sz="0" w:space="0" w:color="auto"/>
                            <w:left w:val="none" w:sz="0" w:space="0" w:color="auto"/>
                            <w:bottom w:val="none" w:sz="0" w:space="0" w:color="auto"/>
                            <w:right w:val="none" w:sz="0" w:space="0" w:color="auto"/>
                          </w:divBdr>
                          <w:divsChild>
                            <w:div w:id="854075954">
                              <w:marLeft w:val="0"/>
                              <w:marRight w:val="0"/>
                              <w:marTop w:val="0"/>
                              <w:marBottom w:val="0"/>
                              <w:divBdr>
                                <w:top w:val="none" w:sz="0" w:space="0" w:color="auto"/>
                                <w:left w:val="none" w:sz="0" w:space="0" w:color="auto"/>
                                <w:bottom w:val="none" w:sz="0" w:space="0" w:color="auto"/>
                                <w:right w:val="none" w:sz="0" w:space="0" w:color="auto"/>
                              </w:divBdr>
                              <w:divsChild>
                                <w:div w:id="1249120338">
                                  <w:marLeft w:val="0"/>
                                  <w:marRight w:val="0"/>
                                  <w:marTop w:val="0"/>
                                  <w:marBottom w:val="0"/>
                                  <w:divBdr>
                                    <w:top w:val="none" w:sz="0" w:space="0" w:color="auto"/>
                                    <w:left w:val="none" w:sz="0" w:space="0" w:color="auto"/>
                                    <w:bottom w:val="none" w:sz="0" w:space="0" w:color="auto"/>
                                    <w:right w:val="none" w:sz="0" w:space="0" w:color="auto"/>
                                  </w:divBdr>
                                  <w:divsChild>
                                    <w:div w:id="40446454">
                                      <w:marLeft w:val="0"/>
                                      <w:marRight w:val="0"/>
                                      <w:marTop w:val="0"/>
                                      <w:marBottom w:val="0"/>
                                      <w:divBdr>
                                        <w:top w:val="none" w:sz="0" w:space="0" w:color="auto"/>
                                        <w:left w:val="none" w:sz="0" w:space="0" w:color="auto"/>
                                        <w:bottom w:val="none" w:sz="0" w:space="0" w:color="auto"/>
                                        <w:right w:val="none" w:sz="0" w:space="0" w:color="auto"/>
                                      </w:divBdr>
                                      <w:divsChild>
                                        <w:div w:id="936331901">
                                          <w:marLeft w:val="0"/>
                                          <w:marRight w:val="0"/>
                                          <w:marTop w:val="0"/>
                                          <w:marBottom w:val="0"/>
                                          <w:divBdr>
                                            <w:top w:val="none" w:sz="0" w:space="0" w:color="auto"/>
                                            <w:left w:val="none" w:sz="0" w:space="0" w:color="auto"/>
                                            <w:bottom w:val="none" w:sz="0" w:space="0" w:color="auto"/>
                                            <w:right w:val="none" w:sz="0" w:space="0" w:color="auto"/>
                                          </w:divBdr>
                                          <w:divsChild>
                                            <w:div w:id="1876623449">
                                              <w:marLeft w:val="0"/>
                                              <w:marRight w:val="0"/>
                                              <w:marTop w:val="0"/>
                                              <w:marBottom w:val="0"/>
                                              <w:divBdr>
                                                <w:top w:val="none" w:sz="0" w:space="0" w:color="auto"/>
                                                <w:left w:val="none" w:sz="0" w:space="0" w:color="auto"/>
                                                <w:bottom w:val="none" w:sz="0" w:space="0" w:color="auto"/>
                                                <w:right w:val="none" w:sz="0" w:space="0" w:color="auto"/>
                                              </w:divBdr>
                                            </w:div>
                                            <w:div w:id="1425953493">
                                              <w:marLeft w:val="0"/>
                                              <w:marRight w:val="0"/>
                                              <w:marTop w:val="0"/>
                                              <w:marBottom w:val="0"/>
                                              <w:divBdr>
                                                <w:top w:val="none" w:sz="0" w:space="0" w:color="auto"/>
                                                <w:left w:val="none" w:sz="0" w:space="0" w:color="auto"/>
                                                <w:bottom w:val="none" w:sz="0" w:space="0" w:color="auto"/>
                                                <w:right w:val="none" w:sz="0" w:space="0" w:color="auto"/>
                                              </w:divBdr>
                                              <w:divsChild>
                                                <w:div w:id="1538815717">
                                                  <w:marLeft w:val="0"/>
                                                  <w:marRight w:val="0"/>
                                                  <w:marTop w:val="0"/>
                                                  <w:marBottom w:val="0"/>
                                                  <w:divBdr>
                                                    <w:top w:val="none" w:sz="0" w:space="0" w:color="auto"/>
                                                    <w:left w:val="none" w:sz="0" w:space="0" w:color="auto"/>
                                                    <w:bottom w:val="none" w:sz="0" w:space="0" w:color="auto"/>
                                                    <w:right w:val="none" w:sz="0" w:space="0" w:color="auto"/>
                                                  </w:divBdr>
                                                  <w:divsChild>
                                                    <w:div w:id="16823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2520">
                                              <w:marLeft w:val="0"/>
                                              <w:marRight w:val="0"/>
                                              <w:marTop w:val="0"/>
                                              <w:marBottom w:val="0"/>
                                              <w:divBdr>
                                                <w:top w:val="none" w:sz="0" w:space="0" w:color="auto"/>
                                                <w:left w:val="none" w:sz="0" w:space="0" w:color="auto"/>
                                                <w:bottom w:val="none" w:sz="0" w:space="0" w:color="auto"/>
                                                <w:right w:val="none" w:sz="0" w:space="0" w:color="auto"/>
                                              </w:divBdr>
                                            </w:div>
                                          </w:divsChild>
                                        </w:div>
                                        <w:div w:id="893001793">
                                          <w:marLeft w:val="0"/>
                                          <w:marRight w:val="0"/>
                                          <w:marTop w:val="0"/>
                                          <w:marBottom w:val="0"/>
                                          <w:divBdr>
                                            <w:top w:val="none" w:sz="0" w:space="0" w:color="auto"/>
                                            <w:left w:val="none" w:sz="0" w:space="0" w:color="auto"/>
                                            <w:bottom w:val="none" w:sz="0" w:space="0" w:color="auto"/>
                                            <w:right w:val="none" w:sz="0" w:space="0" w:color="auto"/>
                                          </w:divBdr>
                                          <w:divsChild>
                                            <w:div w:id="1026062803">
                                              <w:marLeft w:val="0"/>
                                              <w:marRight w:val="0"/>
                                              <w:marTop w:val="0"/>
                                              <w:marBottom w:val="0"/>
                                              <w:divBdr>
                                                <w:top w:val="none" w:sz="0" w:space="0" w:color="auto"/>
                                                <w:left w:val="none" w:sz="0" w:space="0" w:color="auto"/>
                                                <w:bottom w:val="none" w:sz="0" w:space="0" w:color="auto"/>
                                                <w:right w:val="none" w:sz="0" w:space="0" w:color="auto"/>
                                              </w:divBdr>
                                            </w:div>
                                            <w:div w:id="1735157746">
                                              <w:marLeft w:val="0"/>
                                              <w:marRight w:val="0"/>
                                              <w:marTop w:val="0"/>
                                              <w:marBottom w:val="0"/>
                                              <w:divBdr>
                                                <w:top w:val="none" w:sz="0" w:space="0" w:color="auto"/>
                                                <w:left w:val="none" w:sz="0" w:space="0" w:color="auto"/>
                                                <w:bottom w:val="none" w:sz="0" w:space="0" w:color="auto"/>
                                                <w:right w:val="none" w:sz="0" w:space="0" w:color="auto"/>
                                              </w:divBdr>
                                              <w:divsChild>
                                                <w:div w:id="128934825">
                                                  <w:marLeft w:val="0"/>
                                                  <w:marRight w:val="0"/>
                                                  <w:marTop w:val="0"/>
                                                  <w:marBottom w:val="0"/>
                                                  <w:divBdr>
                                                    <w:top w:val="none" w:sz="0" w:space="0" w:color="auto"/>
                                                    <w:left w:val="none" w:sz="0" w:space="0" w:color="auto"/>
                                                    <w:bottom w:val="none" w:sz="0" w:space="0" w:color="auto"/>
                                                    <w:right w:val="none" w:sz="0" w:space="0" w:color="auto"/>
                                                  </w:divBdr>
                                                  <w:divsChild>
                                                    <w:div w:id="11735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6317883">
          <w:marLeft w:val="0"/>
          <w:marRight w:val="0"/>
          <w:marTop w:val="0"/>
          <w:marBottom w:val="0"/>
          <w:divBdr>
            <w:top w:val="none" w:sz="0" w:space="0" w:color="auto"/>
            <w:left w:val="none" w:sz="0" w:space="0" w:color="auto"/>
            <w:bottom w:val="none" w:sz="0" w:space="0" w:color="auto"/>
            <w:right w:val="none" w:sz="0" w:space="0" w:color="auto"/>
          </w:divBdr>
          <w:divsChild>
            <w:div w:id="887883715">
              <w:marLeft w:val="0"/>
              <w:marRight w:val="0"/>
              <w:marTop w:val="0"/>
              <w:marBottom w:val="0"/>
              <w:divBdr>
                <w:top w:val="none" w:sz="0" w:space="0" w:color="auto"/>
                <w:left w:val="none" w:sz="0" w:space="0" w:color="auto"/>
                <w:bottom w:val="none" w:sz="0" w:space="0" w:color="auto"/>
                <w:right w:val="none" w:sz="0" w:space="0" w:color="auto"/>
              </w:divBdr>
              <w:divsChild>
                <w:div w:id="119567683">
                  <w:marLeft w:val="0"/>
                  <w:marRight w:val="0"/>
                  <w:marTop w:val="0"/>
                  <w:marBottom w:val="0"/>
                  <w:divBdr>
                    <w:top w:val="none" w:sz="0" w:space="0" w:color="auto"/>
                    <w:left w:val="none" w:sz="0" w:space="0" w:color="auto"/>
                    <w:bottom w:val="none" w:sz="0" w:space="0" w:color="auto"/>
                    <w:right w:val="none" w:sz="0" w:space="0" w:color="auto"/>
                  </w:divBdr>
                  <w:divsChild>
                    <w:div w:id="532500399">
                      <w:marLeft w:val="0"/>
                      <w:marRight w:val="0"/>
                      <w:marTop w:val="0"/>
                      <w:marBottom w:val="0"/>
                      <w:divBdr>
                        <w:top w:val="none" w:sz="0" w:space="0" w:color="auto"/>
                        <w:left w:val="none" w:sz="0" w:space="0" w:color="auto"/>
                        <w:bottom w:val="none" w:sz="0" w:space="0" w:color="auto"/>
                        <w:right w:val="none" w:sz="0" w:space="0" w:color="auto"/>
                      </w:divBdr>
                      <w:divsChild>
                        <w:div w:id="1344749703">
                          <w:marLeft w:val="0"/>
                          <w:marRight w:val="0"/>
                          <w:marTop w:val="0"/>
                          <w:marBottom w:val="0"/>
                          <w:divBdr>
                            <w:top w:val="none" w:sz="0" w:space="0" w:color="auto"/>
                            <w:left w:val="none" w:sz="0" w:space="0" w:color="auto"/>
                            <w:bottom w:val="none" w:sz="0" w:space="0" w:color="auto"/>
                            <w:right w:val="none" w:sz="0" w:space="0" w:color="auto"/>
                          </w:divBdr>
                          <w:divsChild>
                            <w:div w:id="883643153">
                              <w:marLeft w:val="0"/>
                              <w:marRight w:val="0"/>
                              <w:marTop w:val="0"/>
                              <w:marBottom w:val="0"/>
                              <w:divBdr>
                                <w:top w:val="none" w:sz="0" w:space="0" w:color="auto"/>
                                <w:left w:val="none" w:sz="0" w:space="0" w:color="auto"/>
                                <w:bottom w:val="none" w:sz="0" w:space="0" w:color="auto"/>
                                <w:right w:val="none" w:sz="0" w:space="0" w:color="auto"/>
                              </w:divBdr>
                              <w:divsChild>
                                <w:div w:id="1265697183">
                                  <w:marLeft w:val="0"/>
                                  <w:marRight w:val="0"/>
                                  <w:marTop w:val="0"/>
                                  <w:marBottom w:val="0"/>
                                  <w:divBdr>
                                    <w:top w:val="none" w:sz="0" w:space="0" w:color="auto"/>
                                    <w:left w:val="none" w:sz="0" w:space="0" w:color="auto"/>
                                    <w:bottom w:val="none" w:sz="0" w:space="0" w:color="auto"/>
                                    <w:right w:val="none" w:sz="0" w:space="0" w:color="auto"/>
                                  </w:divBdr>
                                  <w:divsChild>
                                    <w:div w:id="1987317743">
                                      <w:marLeft w:val="0"/>
                                      <w:marRight w:val="0"/>
                                      <w:marTop w:val="0"/>
                                      <w:marBottom w:val="0"/>
                                      <w:divBdr>
                                        <w:top w:val="none" w:sz="0" w:space="0" w:color="auto"/>
                                        <w:left w:val="none" w:sz="0" w:space="0" w:color="auto"/>
                                        <w:bottom w:val="none" w:sz="0" w:space="0" w:color="auto"/>
                                        <w:right w:val="none" w:sz="0" w:space="0" w:color="auto"/>
                                      </w:divBdr>
                                      <w:divsChild>
                                        <w:div w:id="6409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298592">
          <w:marLeft w:val="0"/>
          <w:marRight w:val="0"/>
          <w:marTop w:val="0"/>
          <w:marBottom w:val="0"/>
          <w:divBdr>
            <w:top w:val="none" w:sz="0" w:space="0" w:color="auto"/>
            <w:left w:val="none" w:sz="0" w:space="0" w:color="auto"/>
            <w:bottom w:val="none" w:sz="0" w:space="0" w:color="auto"/>
            <w:right w:val="none" w:sz="0" w:space="0" w:color="auto"/>
          </w:divBdr>
          <w:divsChild>
            <w:div w:id="513156676">
              <w:marLeft w:val="0"/>
              <w:marRight w:val="0"/>
              <w:marTop w:val="0"/>
              <w:marBottom w:val="0"/>
              <w:divBdr>
                <w:top w:val="none" w:sz="0" w:space="0" w:color="auto"/>
                <w:left w:val="none" w:sz="0" w:space="0" w:color="auto"/>
                <w:bottom w:val="none" w:sz="0" w:space="0" w:color="auto"/>
                <w:right w:val="none" w:sz="0" w:space="0" w:color="auto"/>
              </w:divBdr>
              <w:divsChild>
                <w:div w:id="174807824">
                  <w:marLeft w:val="0"/>
                  <w:marRight w:val="0"/>
                  <w:marTop w:val="0"/>
                  <w:marBottom w:val="0"/>
                  <w:divBdr>
                    <w:top w:val="none" w:sz="0" w:space="0" w:color="auto"/>
                    <w:left w:val="none" w:sz="0" w:space="0" w:color="auto"/>
                    <w:bottom w:val="none" w:sz="0" w:space="0" w:color="auto"/>
                    <w:right w:val="none" w:sz="0" w:space="0" w:color="auto"/>
                  </w:divBdr>
                  <w:divsChild>
                    <w:div w:id="2041083128">
                      <w:marLeft w:val="0"/>
                      <w:marRight w:val="0"/>
                      <w:marTop w:val="0"/>
                      <w:marBottom w:val="0"/>
                      <w:divBdr>
                        <w:top w:val="none" w:sz="0" w:space="0" w:color="auto"/>
                        <w:left w:val="none" w:sz="0" w:space="0" w:color="auto"/>
                        <w:bottom w:val="none" w:sz="0" w:space="0" w:color="auto"/>
                        <w:right w:val="none" w:sz="0" w:space="0" w:color="auto"/>
                      </w:divBdr>
                      <w:divsChild>
                        <w:div w:id="1155486238">
                          <w:marLeft w:val="0"/>
                          <w:marRight w:val="0"/>
                          <w:marTop w:val="0"/>
                          <w:marBottom w:val="0"/>
                          <w:divBdr>
                            <w:top w:val="none" w:sz="0" w:space="0" w:color="auto"/>
                            <w:left w:val="none" w:sz="0" w:space="0" w:color="auto"/>
                            <w:bottom w:val="none" w:sz="0" w:space="0" w:color="auto"/>
                            <w:right w:val="none" w:sz="0" w:space="0" w:color="auto"/>
                          </w:divBdr>
                          <w:divsChild>
                            <w:div w:id="1142969081">
                              <w:marLeft w:val="0"/>
                              <w:marRight w:val="0"/>
                              <w:marTop w:val="0"/>
                              <w:marBottom w:val="0"/>
                              <w:divBdr>
                                <w:top w:val="none" w:sz="0" w:space="0" w:color="auto"/>
                                <w:left w:val="none" w:sz="0" w:space="0" w:color="auto"/>
                                <w:bottom w:val="none" w:sz="0" w:space="0" w:color="auto"/>
                                <w:right w:val="none" w:sz="0" w:space="0" w:color="auto"/>
                              </w:divBdr>
                              <w:divsChild>
                                <w:div w:id="1045762932">
                                  <w:marLeft w:val="0"/>
                                  <w:marRight w:val="0"/>
                                  <w:marTop w:val="0"/>
                                  <w:marBottom w:val="0"/>
                                  <w:divBdr>
                                    <w:top w:val="none" w:sz="0" w:space="0" w:color="auto"/>
                                    <w:left w:val="none" w:sz="0" w:space="0" w:color="auto"/>
                                    <w:bottom w:val="none" w:sz="0" w:space="0" w:color="auto"/>
                                    <w:right w:val="none" w:sz="0" w:space="0" w:color="auto"/>
                                  </w:divBdr>
                                  <w:divsChild>
                                    <w:div w:id="4981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578732">
      <w:bodyDiv w:val="1"/>
      <w:marLeft w:val="0"/>
      <w:marRight w:val="0"/>
      <w:marTop w:val="0"/>
      <w:marBottom w:val="0"/>
      <w:divBdr>
        <w:top w:val="none" w:sz="0" w:space="0" w:color="auto"/>
        <w:left w:val="none" w:sz="0" w:space="0" w:color="auto"/>
        <w:bottom w:val="none" w:sz="0" w:space="0" w:color="auto"/>
        <w:right w:val="none" w:sz="0" w:space="0" w:color="auto"/>
      </w:divBdr>
      <w:divsChild>
        <w:div w:id="841549918">
          <w:marLeft w:val="0"/>
          <w:marRight w:val="0"/>
          <w:marTop w:val="0"/>
          <w:marBottom w:val="0"/>
          <w:divBdr>
            <w:top w:val="none" w:sz="0" w:space="0" w:color="auto"/>
            <w:left w:val="none" w:sz="0" w:space="0" w:color="auto"/>
            <w:bottom w:val="none" w:sz="0" w:space="0" w:color="auto"/>
            <w:right w:val="none" w:sz="0" w:space="0" w:color="auto"/>
          </w:divBdr>
          <w:divsChild>
            <w:div w:id="1119836051">
              <w:marLeft w:val="0"/>
              <w:marRight w:val="0"/>
              <w:marTop w:val="0"/>
              <w:marBottom w:val="0"/>
              <w:divBdr>
                <w:top w:val="none" w:sz="0" w:space="0" w:color="auto"/>
                <w:left w:val="none" w:sz="0" w:space="0" w:color="auto"/>
                <w:bottom w:val="none" w:sz="0" w:space="0" w:color="auto"/>
                <w:right w:val="none" w:sz="0" w:space="0" w:color="auto"/>
              </w:divBdr>
              <w:divsChild>
                <w:div w:id="376012263">
                  <w:marLeft w:val="0"/>
                  <w:marRight w:val="0"/>
                  <w:marTop w:val="0"/>
                  <w:marBottom w:val="0"/>
                  <w:divBdr>
                    <w:top w:val="none" w:sz="0" w:space="0" w:color="auto"/>
                    <w:left w:val="none" w:sz="0" w:space="0" w:color="auto"/>
                    <w:bottom w:val="none" w:sz="0" w:space="0" w:color="auto"/>
                    <w:right w:val="none" w:sz="0" w:space="0" w:color="auto"/>
                  </w:divBdr>
                  <w:divsChild>
                    <w:div w:id="245574413">
                      <w:marLeft w:val="0"/>
                      <w:marRight w:val="0"/>
                      <w:marTop w:val="0"/>
                      <w:marBottom w:val="0"/>
                      <w:divBdr>
                        <w:top w:val="none" w:sz="0" w:space="0" w:color="auto"/>
                        <w:left w:val="none" w:sz="0" w:space="0" w:color="auto"/>
                        <w:bottom w:val="none" w:sz="0" w:space="0" w:color="auto"/>
                        <w:right w:val="none" w:sz="0" w:space="0" w:color="auto"/>
                      </w:divBdr>
                      <w:divsChild>
                        <w:div w:id="570583354">
                          <w:marLeft w:val="0"/>
                          <w:marRight w:val="0"/>
                          <w:marTop w:val="0"/>
                          <w:marBottom w:val="0"/>
                          <w:divBdr>
                            <w:top w:val="none" w:sz="0" w:space="0" w:color="auto"/>
                            <w:left w:val="none" w:sz="0" w:space="0" w:color="auto"/>
                            <w:bottom w:val="none" w:sz="0" w:space="0" w:color="auto"/>
                            <w:right w:val="none" w:sz="0" w:space="0" w:color="auto"/>
                          </w:divBdr>
                          <w:divsChild>
                            <w:div w:id="392388142">
                              <w:marLeft w:val="0"/>
                              <w:marRight w:val="0"/>
                              <w:marTop w:val="0"/>
                              <w:marBottom w:val="0"/>
                              <w:divBdr>
                                <w:top w:val="none" w:sz="0" w:space="0" w:color="auto"/>
                                <w:left w:val="none" w:sz="0" w:space="0" w:color="auto"/>
                                <w:bottom w:val="none" w:sz="0" w:space="0" w:color="auto"/>
                                <w:right w:val="none" w:sz="0" w:space="0" w:color="auto"/>
                              </w:divBdr>
                              <w:divsChild>
                                <w:div w:id="136844540">
                                  <w:marLeft w:val="0"/>
                                  <w:marRight w:val="0"/>
                                  <w:marTop w:val="0"/>
                                  <w:marBottom w:val="0"/>
                                  <w:divBdr>
                                    <w:top w:val="none" w:sz="0" w:space="0" w:color="auto"/>
                                    <w:left w:val="none" w:sz="0" w:space="0" w:color="auto"/>
                                    <w:bottom w:val="none" w:sz="0" w:space="0" w:color="auto"/>
                                    <w:right w:val="none" w:sz="0" w:space="0" w:color="auto"/>
                                  </w:divBdr>
                                  <w:divsChild>
                                    <w:div w:id="2034458778">
                                      <w:marLeft w:val="0"/>
                                      <w:marRight w:val="0"/>
                                      <w:marTop w:val="0"/>
                                      <w:marBottom w:val="0"/>
                                      <w:divBdr>
                                        <w:top w:val="none" w:sz="0" w:space="0" w:color="auto"/>
                                        <w:left w:val="none" w:sz="0" w:space="0" w:color="auto"/>
                                        <w:bottom w:val="none" w:sz="0" w:space="0" w:color="auto"/>
                                        <w:right w:val="none" w:sz="0" w:space="0" w:color="auto"/>
                                      </w:divBdr>
                                      <w:divsChild>
                                        <w:div w:id="952790339">
                                          <w:marLeft w:val="0"/>
                                          <w:marRight w:val="0"/>
                                          <w:marTop w:val="0"/>
                                          <w:marBottom w:val="0"/>
                                          <w:divBdr>
                                            <w:top w:val="none" w:sz="0" w:space="0" w:color="auto"/>
                                            <w:left w:val="none" w:sz="0" w:space="0" w:color="auto"/>
                                            <w:bottom w:val="none" w:sz="0" w:space="0" w:color="auto"/>
                                            <w:right w:val="none" w:sz="0" w:space="0" w:color="auto"/>
                                          </w:divBdr>
                                          <w:divsChild>
                                            <w:div w:id="1549106466">
                                              <w:marLeft w:val="0"/>
                                              <w:marRight w:val="0"/>
                                              <w:marTop w:val="0"/>
                                              <w:marBottom w:val="0"/>
                                              <w:divBdr>
                                                <w:top w:val="none" w:sz="0" w:space="0" w:color="auto"/>
                                                <w:left w:val="none" w:sz="0" w:space="0" w:color="auto"/>
                                                <w:bottom w:val="none" w:sz="0" w:space="0" w:color="auto"/>
                                                <w:right w:val="none" w:sz="0" w:space="0" w:color="auto"/>
                                              </w:divBdr>
                                            </w:div>
                                            <w:div w:id="1377004704">
                                              <w:marLeft w:val="0"/>
                                              <w:marRight w:val="0"/>
                                              <w:marTop w:val="0"/>
                                              <w:marBottom w:val="0"/>
                                              <w:divBdr>
                                                <w:top w:val="none" w:sz="0" w:space="0" w:color="auto"/>
                                                <w:left w:val="none" w:sz="0" w:space="0" w:color="auto"/>
                                                <w:bottom w:val="none" w:sz="0" w:space="0" w:color="auto"/>
                                                <w:right w:val="none" w:sz="0" w:space="0" w:color="auto"/>
                                              </w:divBdr>
                                              <w:divsChild>
                                                <w:div w:id="595867160">
                                                  <w:marLeft w:val="0"/>
                                                  <w:marRight w:val="0"/>
                                                  <w:marTop w:val="0"/>
                                                  <w:marBottom w:val="0"/>
                                                  <w:divBdr>
                                                    <w:top w:val="none" w:sz="0" w:space="0" w:color="auto"/>
                                                    <w:left w:val="none" w:sz="0" w:space="0" w:color="auto"/>
                                                    <w:bottom w:val="none" w:sz="0" w:space="0" w:color="auto"/>
                                                    <w:right w:val="none" w:sz="0" w:space="0" w:color="auto"/>
                                                  </w:divBdr>
                                                  <w:divsChild>
                                                    <w:div w:id="7078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3103">
                                              <w:marLeft w:val="0"/>
                                              <w:marRight w:val="0"/>
                                              <w:marTop w:val="0"/>
                                              <w:marBottom w:val="0"/>
                                              <w:divBdr>
                                                <w:top w:val="none" w:sz="0" w:space="0" w:color="auto"/>
                                                <w:left w:val="none" w:sz="0" w:space="0" w:color="auto"/>
                                                <w:bottom w:val="none" w:sz="0" w:space="0" w:color="auto"/>
                                                <w:right w:val="none" w:sz="0" w:space="0" w:color="auto"/>
                                              </w:divBdr>
                                            </w:div>
                                          </w:divsChild>
                                        </w:div>
                                        <w:div w:id="2081825220">
                                          <w:marLeft w:val="0"/>
                                          <w:marRight w:val="0"/>
                                          <w:marTop w:val="0"/>
                                          <w:marBottom w:val="0"/>
                                          <w:divBdr>
                                            <w:top w:val="none" w:sz="0" w:space="0" w:color="auto"/>
                                            <w:left w:val="none" w:sz="0" w:space="0" w:color="auto"/>
                                            <w:bottom w:val="none" w:sz="0" w:space="0" w:color="auto"/>
                                            <w:right w:val="none" w:sz="0" w:space="0" w:color="auto"/>
                                          </w:divBdr>
                                          <w:divsChild>
                                            <w:div w:id="1808814117">
                                              <w:marLeft w:val="0"/>
                                              <w:marRight w:val="0"/>
                                              <w:marTop w:val="0"/>
                                              <w:marBottom w:val="0"/>
                                              <w:divBdr>
                                                <w:top w:val="none" w:sz="0" w:space="0" w:color="auto"/>
                                                <w:left w:val="none" w:sz="0" w:space="0" w:color="auto"/>
                                                <w:bottom w:val="none" w:sz="0" w:space="0" w:color="auto"/>
                                                <w:right w:val="none" w:sz="0" w:space="0" w:color="auto"/>
                                              </w:divBdr>
                                            </w:div>
                                            <w:div w:id="850338786">
                                              <w:marLeft w:val="0"/>
                                              <w:marRight w:val="0"/>
                                              <w:marTop w:val="0"/>
                                              <w:marBottom w:val="0"/>
                                              <w:divBdr>
                                                <w:top w:val="none" w:sz="0" w:space="0" w:color="auto"/>
                                                <w:left w:val="none" w:sz="0" w:space="0" w:color="auto"/>
                                                <w:bottom w:val="none" w:sz="0" w:space="0" w:color="auto"/>
                                                <w:right w:val="none" w:sz="0" w:space="0" w:color="auto"/>
                                              </w:divBdr>
                                              <w:divsChild>
                                                <w:div w:id="1688747674">
                                                  <w:marLeft w:val="0"/>
                                                  <w:marRight w:val="0"/>
                                                  <w:marTop w:val="0"/>
                                                  <w:marBottom w:val="0"/>
                                                  <w:divBdr>
                                                    <w:top w:val="none" w:sz="0" w:space="0" w:color="auto"/>
                                                    <w:left w:val="none" w:sz="0" w:space="0" w:color="auto"/>
                                                    <w:bottom w:val="none" w:sz="0" w:space="0" w:color="auto"/>
                                                    <w:right w:val="none" w:sz="0" w:space="0" w:color="auto"/>
                                                  </w:divBdr>
                                                  <w:divsChild>
                                                    <w:div w:id="12771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6514">
                                              <w:marLeft w:val="0"/>
                                              <w:marRight w:val="0"/>
                                              <w:marTop w:val="0"/>
                                              <w:marBottom w:val="0"/>
                                              <w:divBdr>
                                                <w:top w:val="none" w:sz="0" w:space="0" w:color="auto"/>
                                                <w:left w:val="none" w:sz="0" w:space="0" w:color="auto"/>
                                                <w:bottom w:val="none" w:sz="0" w:space="0" w:color="auto"/>
                                                <w:right w:val="none" w:sz="0" w:space="0" w:color="auto"/>
                                              </w:divBdr>
                                            </w:div>
                                          </w:divsChild>
                                        </w:div>
                                        <w:div w:id="168535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894700">
                                          <w:marLeft w:val="0"/>
                                          <w:marRight w:val="0"/>
                                          <w:marTop w:val="0"/>
                                          <w:marBottom w:val="0"/>
                                          <w:divBdr>
                                            <w:top w:val="none" w:sz="0" w:space="0" w:color="auto"/>
                                            <w:left w:val="none" w:sz="0" w:space="0" w:color="auto"/>
                                            <w:bottom w:val="none" w:sz="0" w:space="0" w:color="auto"/>
                                            <w:right w:val="none" w:sz="0" w:space="0" w:color="auto"/>
                                          </w:divBdr>
                                          <w:divsChild>
                                            <w:div w:id="1466199872">
                                              <w:marLeft w:val="0"/>
                                              <w:marRight w:val="0"/>
                                              <w:marTop w:val="0"/>
                                              <w:marBottom w:val="0"/>
                                              <w:divBdr>
                                                <w:top w:val="none" w:sz="0" w:space="0" w:color="auto"/>
                                                <w:left w:val="none" w:sz="0" w:space="0" w:color="auto"/>
                                                <w:bottom w:val="none" w:sz="0" w:space="0" w:color="auto"/>
                                                <w:right w:val="none" w:sz="0" w:space="0" w:color="auto"/>
                                              </w:divBdr>
                                            </w:div>
                                            <w:div w:id="1973247178">
                                              <w:marLeft w:val="0"/>
                                              <w:marRight w:val="0"/>
                                              <w:marTop w:val="0"/>
                                              <w:marBottom w:val="0"/>
                                              <w:divBdr>
                                                <w:top w:val="none" w:sz="0" w:space="0" w:color="auto"/>
                                                <w:left w:val="none" w:sz="0" w:space="0" w:color="auto"/>
                                                <w:bottom w:val="none" w:sz="0" w:space="0" w:color="auto"/>
                                                <w:right w:val="none" w:sz="0" w:space="0" w:color="auto"/>
                                              </w:divBdr>
                                              <w:divsChild>
                                                <w:div w:id="1796102280">
                                                  <w:marLeft w:val="0"/>
                                                  <w:marRight w:val="0"/>
                                                  <w:marTop w:val="0"/>
                                                  <w:marBottom w:val="0"/>
                                                  <w:divBdr>
                                                    <w:top w:val="none" w:sz="0" w:space="0" w:color="auto"/>
                                                    <w:left w:val="none" w:sz="0" w:space="0" w:color="auto"/>
                                                    <w:bottom w:val="none" w:sz="0" w:space="0" w:color="auto"/>
                                                    <w:right w:val="none" w:sz="0" w:space="0" w:color="auto"/>
                                                  </w:divBdr>
                                                  <w:divsChild>
                                                    <w:div w:id="2187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6081">
                                              <w:marLeft w:val="0"/>
                                              <w:marRight w:val="0"/>
                                              <w:marTop w:val="0"/>
                                              <w:marBottom w:val="0"/>
                                              <w:divBdr>
                                                <w:top w:val="none" w:sz="0" w:space="0" w:color="auto"/>
                                                <w:left w:val="none" w:sz="0" w:space="0" w:color="auto"/>
                                                <w:bottom w:val="none" w:sz="0" w:space="0" w:color="auto"/>
                                                <w:right w:val="none" w:sz="0" w:space="0" w:color="auto"/>
                                              </w:divBdr>
                                            </w:div>
                                          </w:divsChild>
                                        </w:div>
                                        <w:div w:id="1153913368">
                                          <w:marLeft w:val="0"/>
                                          <w:marRight w:val="0"/>
                                          <w:marTop w:val="0"/>
                                          <w:marBottom w:val="0"/>
                                          <w:divBdr>
                                            <w:top w:val="none" w:sz="0" w:space="0" w:color="auto"/>
                                            <w:left w:val="none" w:sz="0" w:space="0" w:color="auto"/>
                                            <w:bottom w:val="none" w:sz="0" w:space="0" w:color="auto"/>
                                            <w:right w:val="none" w:sz="0" w:space="0" w:color="auto"/>
                                          </w:divBdr>
                                          <w:divsChild>
                                            <w:div w:id="1927030328">
                                              <w:marLeft w:val="0"/>
                                              <w:marRight w:val="0"/>
                                              <w:marTop w:val="0"/>
                                              <w:marBottom w:val="0"/>
                                              <w:divBdr>
                                                <w:top w:val="none" w:sz="0" w:space="0" w:color="auto"/>
                                                <w:left w:val="none" w:sz="0" w:space="0" w:color="auto"/>
                                                <w:bottom w:val="none" w:sz="0" w:space="0" w:color="auto"/>
                                                <w:right w:val="none" w:sz="0" w:space="0" w:color="auto"/>
                                              </w:divBdr>
                                            </w:div>
                                            <w:div w:id="608975326">
                                              <w:marLeft w:val="0"/>
                                              <w:marRight w:val="0"/>
                                              <w:marTop w:val="0"/>
                                              <w:marBottom w:val="0"/>
                                              <w:divBdr>
                                                <w:top w:val="none" w:sz="0" w:space="0" w:color="auto"/>
                                                <w:left w:val="none" w:sz="0" w:space="0" w:color="auto"/>
                                                <w:bottom w:val="none" w:sz="0" w:space="0" w:color="auto"/>
                                                <w:right w:val="none" w:sz="0" w:space="0" w:color="auto"/>
                                              </w:divBdr>
                                              <w:divsChild>
                                                <w:div w:id="755908510">
                                                  <w:marLeft w:val="0"/>
                                                  <w:marRight w:val="0"/>
                                                  <w:marTop w:val="0"/>
                                                  <w:marBottom w:val="0"/>
                                                  <w:divBdr>
                                                    <w:top w:val="none" w:sz="0" w:space="0" w:color="auto"/>
                                                    <w:left w:val="none" w:sz="0" w:space="0" w:color="auto"/>
                                                    <w:bottom w:val="none" w:sz="0" w:space="0" w:color="auto"/>
                                                    <w:right w:val="none" w:sz="0" w:space="0" w:color="auto"/>
                                                  </w:divBdr>
                                                  <w:divsChild>
                                                    <w:div w:id="11527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789179">
          <w:marLeft w:val="0"/>
          <w:marRight w:val="0"/>
          <w:marTop w:val="0"/>
          <w:marBottom w:val="0"/>
          <w:divBdr>
            <w:top w:val="none" w:sz="0" w:space="0" w:color="auto"/>
            <w:left w:val="none" w:sz="0" w:space="0" w:color="auto"/>
            <w:bottom w:val="none" w:sz="0" w:space="0" w:color="auto"/>
            <w:right w:val="none" w:sz="0" w:space="0" w:color="auto"/>
          </w:divBdr>
          <w:divsChild>
            <w:div w:id="1877421908">
              <w:marLeft w:val="0"/>
              <w:marRight w:val="0"/>
              <w:marTop w:val="0"/>
              <w:marBottom w:val="0"/>
              <w:divBdr>
                <w:top w:val="none" w:sz="0" w:space="0" w:color="auto"/>
                <w:left w:val="none" w:sz="0" w:space="0" w:color="auto"/>
                <w:bottom w:val="none" w:sz="0" w:space="0" w:color="auto"/>
                <w:right w:val="none" w:sz="0" w:space="0" w:color="auto"/>
              </w:divBdr>
              <w:divsChild>
                <w:div w:id="408311867">
                  <w:marLeft w:val="0"/>
                  <w:marRight w:val="0"/>
                  <w:marTop w:val="0"/>
                  <w:marBottom w:val="0"/>
                  <w:divBdr>
                    <w:top w:val="none" w:sz="0" w:space="0" w:color="auto"/>
                    <w:left w:val="none" w:sz="0" w:space="0" w:color="auto"/>
                    <w:bottom w:val="none" w:sz="0" w:space="0" w:color="auto"/>
                    <w:right w:val="none" w:sz="0" w:space="0" w:color="auto"/>
                  </w:divBdr>
                  <w:divsChild>
                    <w:div w:id="1174226432">
                      <w:marLeft w:val="0"/>
                      <w:marRight w:val="0"/>
                      <w:marTop w:val="0"/>
                      <w:marBottom w:val="0"/>
                      <w:divBdr>
                        <w:top w:val="none" w:sz="0" w:space="0" w:color="auto"/>
                        <w:left w:val="none" w:sz="0" w:space="0" w:color="auto"/>
                        <w:bottom w:val="none" w:sz="0" w:space="0" w:color="auto"/>
                        <w:right w:val="none" w:sz="0" w:space="0" w:color="auto"/>
                      </w:divBdr>
                      <w:divsChild>
                        <w:div w:id="332418869">
                          <w:marLeft w:val="0"/>
                          <w:marRight w:val="0"/>
                          <w:marTop w:val="0"/>
                          <w:marBottom w:val="0"/>
                          <w:divBdr>
                            <w:top w:val="none" w:sz="0" w:space="0" w:color="auto"/>
                            <w:left w:val="none" w:sz="0" w:space="0" w:color="auto"/>
                            <w:bottom w:val="none" w:sz="0" w:space="0" w:color="auto"/>
                            <w:right w:val="none" w:sz="0" w:space="0" w:color="auto"/>
                          </w:divBdr>
                          <w:divsChild>
                            <w:div w:id="777871410">
                              <w:marLeft w:val="0"/>
                              <w:marRight w:val="0"/>
                              <w:marTop w:val="0"/>
                              <w:marBottom w:val="0"/>
                              <w:divBdr>
                                <w:top w:val="none" w:sz="0" w:space="0" w:color="auto"/>
                                <w:left w:val="none" w:sz="0" w:space="0" w:color="auto"/>
                                <w:bottom w:val="none" w:sz="0" w:space="0" w:color="auto"/>
                                <w:right w:val="none" w:sz="0" w:space="0" w:color="auto"/>
                              </w:divBdr>
                              <w:divsChild>
                                <w:div w:id="1267537249">
                                  <w:marLeft w:val="0"/>
                                  <w:marRight w:val="0"/>
                                  <w:marTop w:val="0"/>
                                  <w:marBottom w:val="0"/>
                                  <w:divBdr>
                                    <w:top w:val="none" w:sz="0" w:space="0" w:color="auto"/>
                                    <w:left w:val="none" w:sz="0" w:space="0" w:color="auto"/>
                                    <w:bottom w:val="none" w:sz="0" w:space="0" w:color="auto"/>
                                    <w:right w:val="none" w:sz="0" w:space="0" w:color="auto"/>
                                  </w:divBdr>
                                  <w:divsChild>
                                    <w:div w:id="698045251">
                                      <w:marLeft w:val="0"/>
                                      <w:marRight w:val="0"/>
                                      <w:marTop w:val="0"/>
                                      <w:marBottom w:val="0"/>
                                      <w:divBdr>
                                        <w:top w:val="none" w:sz="0" w:space="0" w:color="auto"/>
                                        <w:left w:val="none" w:sz="0" w:space="0" w:color="auto"/>
                                        <w:bottom w:val="none" w:sz="0" w:space="0" w:color="auto"/>
                                        <w:right w:val="none" w:sz="0" w:space="0" w:color="auto"/>
                                      </w:divBdr>
                                      <w:divsChild>
                                        <w:div w:id="2436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044696">
          <w:marLeft w:val="0"/>
          <w:marRight w:val="0"/>
          <w:marTop w:val="0"/>
          <w:marBottom w:val="0"/>
          <w:divBdr>
            <w:top w:val="none" w:sz="0" w:space="0" w:color="auto"/>
            <w:left w:val="none" w:sz="0" w:space="0" w:color="auto"/>
            <w:bottom w:val="none" w:sz="0" w:space="0" w:color="auto"/>
            <w:right w:val="none" w:sz="0" w:space="0" w:color="auto"/>
          </w:divBdr>
          <w:divsChild>
            <w:div w:id="527715128">
              <w:marLeft w:val="0"/>
              <w:marRight w:val="0"/>
              <w:marTop w:val="0"/>
              <w:marBottom w:val="0"/>
              <w:divBdr>
                <w:top w:val="none" w:sz="0" w:space="0" w:color="auto"/>
                <w:left w:val="none" w:sz="0" w:space="0" w:color="auto"/>
                <w:bottom w:val="none" w:sz="0" w:space="0" w:color="auto"/>
                <w:right w:val="none" w:sz="0" w:space="0" w:color="auto"/>
              </w:divBdr>
              <w:divsChild>
                <w:div w:id="389808339">
                  <w:marLeft w:val="0"/>
                  <w:marRight w:val="0"/>
                  <w:marTop w:val="0"/>
                  <w:marBottom w:val="0"/>
                  <w:divBdr>
                    <w:top w:val="none" w:sz="0" w:space="0" w:color="auto"/>
                    <w:left w:val="none" w:sz="0" w:space="0" w:color="auto"/>
                    <w:bottom w:val="none" w:sz="0" w:space="0" w:color="auto"/>
                    <w:right w:val="none" w:sz="0" w:space="0" w:color="auto"/>
                  </w:divBdr>
                  <w:divsChild>
                    <w:div w:id="249779373">
                      <w:marLeft w:val="0"/>
                      <w:marRight w:val="0"/>
                      <w:marTop w:val="0"/>
                      <w:marBottom w:val="0"/>
                      <w:divBdr>
                        <w:top w:val="none" w:sz="0" w:space="0" w:color="auto"/>
                        <w:left w:val="none" w:sz="0" w:space="0" w:color="auto"/>
                        <w:bottom w:val="none" w:sz="0" w:space="0" w:color="auto"/>
                        <w:right w:val="none" w:sz="0" w:space="0" w:color="auto"/>
                      </w:divBdr>
                      <w:divsChild>
                        <w:div w:id="156269687">
                          <w:marLeft w:val="0"/>
                          <w:marRight w:val="0"/>
                          <w:marTop w:val="0"/>
                          <w:marBottom w:val="0"/>
                          <w:divBdr>
                            <w:top w:val="none" w:sz="0" w:space="0" w:color="auto"/>
                            <w:left w:val="none" w:sz="0" w:space="0" w:color="auto"/>
                            <w:bottom w:val="none" w:sz="0" w:space="0" w:color="auto"/>
                            <w:right w:val="none" w:sz="0" w:space="0" w:color="auto"/>
                          </w:divBdr>
                          <w:divsChild>
                            <w:div w:id="2119370706">
                              <w:marLeft w:val="0"/>
                              <w:marRight w:val="0"/>
                              <w:marTop w:val="0"/>
                              <w:marBottom w:val="0"/>
                              <w:divBdr>
                                <w:top w:val="none" w:sz="0" w:space="0" w:color="auto"/>
                                <w:left w:val="none" w:sz="0" w:space="0" w:color="auto"/>
                                <w:bottom w:val="none" w:sz="0" w:space="0" w:color="auto"/>
                                <w:right w:val="none" w:sz="0" w:space="0" w:color="auto"/>
                              </w:divBdr>
                              <w:divsChild>
                                <w:div w:id="2055615635">
                                  <w:marLeft w:val="0"/>
                                  <w:marRight w:val="0"/>
                                  <w:marTop w:val="0"/>
                                  <w:marBottom w:val="0"/>
                                  <w:divBdr>
                                    <w:top w:val="none" w:sz="0" w:space="0" w:color="auto"/>
                                    <w:left w:val="none" w:sz="0" w:space="0" w:color="auto"/>
                                    <w:bottom w:val="none" w:sz="0" w:space="0" w:color="auto"/>
                                    <w:right w:val="none" w:sz="0" w:space="0" w:color="auto"/>
                                  </w:divBdr>
                                  <w:divsChild>
                                    <w:div w:id="1678000282">
                                      <w:marLeft w:val="0"/>
                                      <w:marRight w:val="0"/>
                                      <w:marTop w:val="0"/>
                                      <w:marBottom w:val="0"/>
                                      <w:divBdr>
                                        <w:top w:val="none" w:sz="0" w:space="0" w:color="auto"/>
                                        <w:left w:val="none" w:sz="0" w:space="0" w:color="auto"/>
                                        <w:bottom w:val="none" w:sz="0" w:space="0" w:color="auto"/>
                                        <w:right w:val="none" w:sz="0" w:space="0" w:color="auto"/>
                                      </w:divBdr>
                                      <w:divsChild>
                                        <w:div w:id="916017720">
                                          <w:marLeft w:val="0"/>
                                          <w:marRight w:val="0"/>
                                          <w:marTop w:val="0"/>
                                          <w:marBottom w:val="0"/>
                                          <w:divBdr>
                                            <w:top w:val="none" w:sz="0" w:space="0" w:color="auto"/>
                                            <w:left w:val="none" w:sz="0" w:space="0" w:color="auto"/>
                                            <w:bottom w:val="none" w:sz="0" w:space="0" w:color="auto"/>
                                            <w:right w:val="none" w:sz="0" w:space="0" w:color="auto"/>
                                          </w:divBdr>
                                          <w:divsChild>
                                            <w:div w:id="1202716967">
                                              <w:marLeft w:val="0"/>
                                              <w:marRight w:val="0"/>
                                              <w:marTop w:val="0"/>
                                              <w:marBottom w:val="0"/>
                                              <w:divBdr>
                                                <w:top w:val="none" w:sz="0" w:space="0" w:color="auto"/>
                                                <w:left w:val="none" w:sz="0" w:space="0" w:color="auto"/>
                                                <w:bottom w:val="none" w:sz="0" w:space="0" w:color="auto"/>
                                                <w:right w:val="none" w:sz="0" w:space="0" w:color="auto"/>
                                              </w:divBdr>
                                            </w:div>
                                            <w:div w:id="129830240">
                                              <w:marLeft w:val="0"/>
                                              <w:marRight w:val="0"/>
                                              <w:marTop w:val="0"/>
                                              <w:marBottom w:val="0"/>
                                              <w:divBdr>
                                                <w:top w:val="none" w:sz="0" w:space="0" w:color="auto"/>
                                                <w:left w:val="none" w:sz="0" w:space="0" w:color="auto"/>
                                                <w:bottom w:val="none" w:sz="0" w:space="0" w:color="auto"/>
                                                <w:right w:val="none" w:sz="0" w:space="0" w:color="auto"/>
                                              </w:divBdr>
                                              <w:divsChild>
                                                <w:div w:id="1822038778">
                                                  <w:marLeft w:val="0"/>
                                                  <w:marRight w:val="0"/>
                                                  <w:marTop w:val="0"/>
                                                  <w:marBottom w:val="0"/>
                                                  <w:divBdr>
                                                    <w:top w:val="none" w:sz="0" w:space="0" w:color="auto"/>
                                                    <w:left w:val="none" w:sz="0" w:space="0" w:color="auto"/>
                                                    <w:bottom w:val="none" w:sz="0" w:space="0" w:color="auto"/>
                                                    <w:right w:val="none" w:sz="0" w:space="0" w:color="auto"/>
                                                  </w:divBdr>
                                                  <w:divsChild>
                                                    <w:div w:id="9209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3462">
                                              <w:marLeft w:val="0"/>
                                              <w:marRight w:val="0"/>
                                              <w:marTop w:val="0"/>
                                              <w:marBottom w:val="0"/>
                                              <w:divBdr>
                                                <w:top w:val="none" w:sz="0" w:space="0" w:color="auto"/>
                                                <w:left w:val="none" w:sz="0" w:space="0" w:color="auto"/>
                                                <w:bottom w:val="none" w:sz="0" w:space="0" w:color="auto"/>
                                                <w:right w:val="none" w:sz="0" w:space="0" w:color="auto"/>
                                              </w:divBdr>
                                            </w:div>
                                          </w:divsChild>
                                        </w:div>
                                        <w:div w:id="407657072">
                                          <w:marLeft w:val="0"/>
                                          <w:marRight w:val="0"/>
                                          <w:marTop w:val="0"/>
                                          <w:marBottom w:val="0"/>
                                          <w:divBdr>
                                            <w:top w:val="none" w:sz="0" w:space="0" w:color="auto"/>
                                            <w:left w:val="none" w:sz="0" w:space="0" w:color="auto"/>
                                            <w:bottom w:val="none" w:sz="0" w:space="0" w:color="auto"/>
                                            <w:right w:val="none" w:sz="0" w:space="0" w:color="auto"/>
                                          </w:divBdr>
                                          <w:divsChild>
                                            <w:div w:id="1189102461">
                                              <w:marLeft w:val="0"/>
                                              <w:marRight w:val="0"/>
                                              <w:marTop w:val="0"/>
                                              <w:marBottom w:val="0"/>
                                              <w:divBdr>
                                                <w:top w:val="none" w:sz="0" w:space="0" w:color="auto"/>
                                                <w:left w:val="none" w:sz="0" w:space="0" w:color="auto"/>
                                                <w:bottom w:val="none" w:sz="0" w:space="0" w:color="auto"/>
                                                <w:right w:val="none" w:sz="0" w:space="0" w:color="auto"/>
                                              </w:divBdr>
                                            </w:div>
                                            <w:div w:id="554858211">
                                              <w:marLeft w:val="0"/>
                                              <w:marRight w:val="0"/>
                                              <w:marTop w:val="0"/>
                                              <w:marBottom w:val="0"/>
                                              <w:divBdr>
                                                <w:top w:val="none" w:sz="0" w:space="0" w:color="auto"/>
                                                <w:left w:val="none" w:sz="0" w:space="0" w:color="auto"/>
                                                <w:bottom w:val="none" w:sz="0" w:space="0" w:color="auto"/>
                                                <w:right w:val="none" w:sz="0" w:space="0" w:color="auto"/>
                                              </w:divBdr>
                                              <w:divsChild>
                                                <w:div w:id="2051374510">
                                                  <w:marLeft w:val="0"/>
                                                  <w:marRight w:val="0"/>
                                                  <w:marTop w:val="0"/>
                                                  <w:marBottom w:val="0"/>
                                                  <w:divBdr>
                                                    <w:top w:val="none" w:sz="0" w:space="0" w:color="auto"/>
                                                    <w:left w:val="none" w:sz="0" w:space="0" w:color="auto"/>
                                                    <w:bottom w:val="none" w:sz="0" w:space="0" w:color="auto"/>
                                                    <w:right w:val="none" w:sz="0" w:space="0" w:color="auto"/>
                                                  </w:divBdr>
                                                  <w:divsChild>
                                                    <w:div w:id="5422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605938">
          <w:marLeft w:val="0"/>
          <w:marRight w:val="0"/>
          <w:marTop w:val="0"/>
          <w:marBottom w:val="0"/>
          <w:divBdr>
            <w:top w:val="none" w:sz="0" w:space="0" w:color="auto"/>
            <w:left w:val="none" w:sz="0" w:space="0" w:color="auto"/>
            <w:bottom w:val="none" w:sz="0" w:space="0" w:color="auto"/>
            <w:right w:val="none" w:sz="0" w:space="0" w:color="auto"/>
          </w:divBdr>
          <w:divsChild>
            <w:div w:id="122576115">
              <w:marLeft w:val="0"/>
              <w:marRight w:val="0"/>
              <w:marTop w:val="0"/>
              <w:marBottom w:val="0"/>
              <w:divBdr>
                <w:top w:val="none" w:sz="0" w:space="0" w:color="auto"/>
                <w:left w:val="none" w:sz="0" w:space="0" w:color="auto"/>
                <w:bottom w:val="none" w:sz="0" w:space="0" w:color="auto"/>
                <w:right w:val="none" w:sz="0" w:space="0" w:color="auto"/>
              </w:divBdr>
              <w:divsChild>
                <w:div w:id="1446922228">
                  <w:marLeft w:val="0"/>
                  <w:marRight w:val="0"/>
                  <w:marTop w:val="0"/>
                  <w:marBottom w:val="0"/>
                  <w:divBdr>
                    <w:top w:val="none" w:sz="0" w:space="0" w:color="auto"/>
                    <w:left w:val="none" w:sz="0" w:space="0" w:color="auto"/>
                    <w:bottom w:val="none" w:sz="0" w:space="0" w:color="auto"/>
                    <w:right w:val="none" w:sz="0" w:space="0" w:color="auto"/>
                  </w:divBdr>
                  <w:divsChild>
                    <w:div w:id="187834476">
                      <w:marLeft w:val="0"/>
                      <w:marRight w:val="0"/>
                      <w:marTop w:val="0"/>
                      <w:marBottom w:val="0"/>
                      <w:divBdr>
                        <w:top w:val="none" w:sz="0" w:space="0" w:color="auto"/>
                        <w:left w:val="none" w:sz="0" w:space="0" w:color="auto"/>
                        <w:bottom w:val="none" w:sz="0" w:space="0" w:color="auto"/>
                        <w:right w:val="none" w:sz="0" w:space="0" w:color="auto"/>
                      </w:divBdr>
                      <w:divsChild>
                        <w:div w:id="1642267728">
                          <w:marLeft w:val="0"/>
                          <w:marRight w:val="0"/>
                          <w:marTop w:val="0"/>
                          <w:marBottom w:val="0"/>
                          <w:divBdr>
                            <w:top w:val="none" w:sz="0" w:space="0" w:color="auto"/>
                            <w:left w:val="none" w:sz="0" w:space="0" w:color="auto"/>
                            <w:bottom w:val="none" w:sz="0" w:space="0" w:color="auto"/>
                            <w:right w:val="none" w:sz="0" w:space="0" w:color="auto"/>
                          </w:divBdr>
                          <w:divsChild>
                            <w:div w:id="662970433">
                              <w:marLeft w:val="0"/>
                              <w:marRight w:val="0"/>
                              <w:marTop w:val="0"/>
                              <w:marBottom w:val="0"/>
                              <w:divBdr>
                                <w:top w:val="none" w:sz="0" w:space="0" w:color="auto"/>
                                <w:left w:val="none" w:sz="0" w:space="0" w:color="auto"/>
                                <w:bottom w:val="none" w:sz="0" w:space="0" w:color="auto"/>
                                <w:right w:val="none" w:sz="0" w:space="0" w:color="auto"/>
                              </w:divBdr>
                              <w:divsChild>
                                <w:div w:id="385180546">
                                  <w:marLeft w:val="0"/>
                                  <w:marRight w:val="0"/>
                                  <w:marTop w:val="0"/>
                                  <w:marBottom w:val="0"/>
                                  <w:divBdr>
                                    <w:top w:val="none" w:sz="0" w:space="0" w:color="auto"/>
                                    <w:left w:val="none" w:sz="0" w:space="0" w:color="auto"/>
                                    <w:bottom w:val="none" w:sz="0" w:space="0" w:color="auto"/>
                                    <w:right w:val="none" w:sz="0" w:space="0" w:color="auto"/>
                                  </w:divBdr>
                                  <w:divsChild>
                                    <w:div w:id="628164599">
                                      <w:marLeft w:val="0"/>
                                      <w:marRight w:val="0"/>
                                      <w:marTop w:val="0"/>
                                      <w:marBottom w:val="0"/>
                                      <w:divBdr>
                                        <w:top w:val="none" w:sz="0" w:space="0" w:color="auto"/>
                                        <w:left w:val="none" w:sz="0" w:space="0" w:color="auto"/>
                                        <w:bottom w:val="none" w:sz="0" w:space="0" w:color="auto"/>
                                        <w:right w:val="none" w:sz="0" w:space="0" w:color="auto"/>
                                      </w:divBdr>
                                      <w:divsChild>
                                        <w:div w:id="10843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33534">
          <w:marLeft w:val="0"/>
          <w:marRight w:val="0"/>
          <w:marTop w:val="0"/>
          <w:marBottom w:val="0"/>
          <w:divBdr>
            <w:top w:val="none" w:sz="0" w:space="0" w:color="auto"/>
            <w:left w:val="none" w:sz="0" w:space="0" w:color="auto"/>
            <w:bottom w:val="none" w:sz="0" w:space="0" w:color="auto"/>
            <w:right w:val="none" w:sz="0" w:space="0" w:color="auto"/>
          </w:divBdr>
          <w:divsChild>
            <w:div w:id="1489786782">
              <w:marLeft w:val="0"/>
              <w:marRight w:val="0"/>
              <w:marTop w:val="0"/>
              <w:marBottom w:val="0"/>
              <w:divBdr>
                <w:top w:val="none" w:sz="0" w:space="0" w:color="auto"/>
                <w:left w:val="none" w:sz="0" w:space="0" w:color="auto"/>
                <w:bottom w:val="none" w:sz="0" w:space="0" w:color="auto"/>
                <w:right w:val="none" w:sz="0" w:space="0" w:color="auto"/>
              </w:divBdr>
              <w:divsChild>
                <w:div w:id="1562053665">
                  <w:marLeft w:val="0"/>
                  <w:marRight w:val="0"/>
                  <w:marTop w:val="0"/>
                  <w:marBottom w:val="0"/>
                  <w:divBdr>
                    <w:top w:val="none" w:sz="0" w:space="0" w:color="auto"/>
                    <w:left w:val="none" w:sz="0" w:space="0" w:color="auto"/>
                    <w:bottom w:val="none" w:sz="0" w:space="0" w:color="auto"/>
                    <w:right w:val="none" w:sz="0" w:space="0" w:color="auto"/>
                  </w:divBdr>
                  <w:divsChild>
                    <w:div w:id="115219841">
                      <w:marLeft w:val="0"/>
                      <w:marRight w:val="0"/>
                      <w:marTop w:val="0"/>
                      <w:marBottom w:val="0"/>
                      <w:divBdr>
                        <w:top w:val="none" w:sz="0" w:space="0" w:color="auto"/>
                        <w:left w:val="none" w:sz="0" w:space="0" w:color="auto"/>
                        <w:bottom w:val="none" w:sz="0" w:space="0" w:color="auto"/>
                        <w:right w:val="none" w:sz="0" w:space="0" w:color="auto"/>
                      </w:divBdr>
                      <w:divsChild>
                        <w:div w:id="1118179683">
                          <w:marLeft w:val="0"/>
                          <w:marRight w:val="0"/>
                          <w:marTop w:val="0"/>
                          <w:marBottom w:val="0"/>
                          <w:divBdr>
                            <w:top w:val="none" w:sz="0" w:space="0" w:color="auto"/>
                            <w:left w:val="none" w:sz="0" w:space="0" w:color="auto"/>
                            <w:bottom w:val="none" w:sz="0" w:space="0" w:color="auto"/>
                            <w:right w:val="none" w:sz="0" w:space="0" w:color="auto"/>
                          </w:divBdr>
                          <w:divsChild>
                            <w:div w:id="1129543917">
                              <w:marLeft w:val="0"/>
                              <w:marRight w:val="0"/>
                              <w:marTop w:val="0"/>
                              <w:marBottom w:val="0"/>
                              <w:divBdr>
                                <w:top w:val="none" w:sz="0" w:space="0" w:color="auto"/>
                                <w:left w:val="none" w:sz="0" w:space="0" w:color="auto"/>
                                <w:bottom w:val="none" w:sz="0" w:space="0" w:color="auto"/>
                                <w:right w:val="none" w:sz="0" w:space="0" w:color="auto"/>
                              </w:divBdr>
                              <w:divsChild>
                                <w:div w:id="498423319">
                                  <w:marLeft w:val="0"/>
                                  <w:marRight w:val="0"/>
                                  <w:marTop w:val="0"/>
                                  <w:marBottom w:val="0"/>
                                  <w:divBdr>
                                    <w:top w:val="none" w:sz="0" w:space="0" w:color="auto"/>
                                    <w:left w:val="none" w:sz="0" w:space="0" w:color="auto"/>
                                    <w:bottom w:val="none" w:sz="0" w:space="0" w:color="auto"/>
                                    <w:right w:val="none" w:sz="0" w:space="0" w:color="auto"/>
                                  </w:divBdr>
                                  <w:divsChild>
                                    <w:div w:id="11197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824452">
      <w:bodyDiv w:val="1"/>
      <w:marLeft w:val="0"/>
      <w:marRight w:val="0"/>
      <w:marTop w:val="0"/>
      <w:marBottom w:val="0"/>
      <w:divBdr>
        <w:top w:val="none" w:sz="0" w:space="0" w:color="auto"/>
        <w:left w:val="none" w:sz="0" w:space="0" w:color="auto"/>
        <w:bottom w:val="none" w:sz="0" w:space="0" w:color="auto"/>
        <w:right w:val="none" w:sz="0" w:space="0" w:color="auto"/>
      </w:divBdr>
      <w:divsChild>
        <w:div w:id="1920406098">
          <w:marLeft w:val="0"/>
          <w:marRight w:val="0"/>
          <w:marTop w:val="0"/>
          <w:marBottom w:val="0"/>
          <w:divBdr>
            <w:top w:val="none" w:sz="0" w:space="0" w:color="auto"/>
            <w:left w:val="none" w:sz="0" w:space="0" w:color="auto"/>
            <w:bottom w:val="none" w:sz="0" w:space="0" w:color="auto"/>
            <w:right w:val="none" w:sz="0" w:space="0" w:color="auto"/>
          </w:divBdr>
          <w:divsChild>
            <w:div w:id="825701776">
              <w:marLeft w:val="0"/>
              <w:marRight w:val="0"/>
              <w:marTop w:val="0"/>
              <w:marBottom w:val="0"/>
              <w:divBdr>
                <w:top w:val="none" w:sz="0" w:space="0" w:color="auto"/>
                <w:left w:val="none" w:sz="0" w:space="0" w:color="auto"/>
                <w:bottom w:val="none" w:sz="0" w:space="0" w:color="auto"/>
                <w:right w:val="none" w:sz="0" w:space="0" w:color="auto"/>
              </w:divBdr>
              <w:divsChild>
                <w:div w:id="1644387706">
                  <w:marLeft w:val="0"/>
                  <w:marRight w:val="0"/>
                  <w:marTop w:val="0"/>
                  <w:marBottom w:val="0"/>
                  <w:divBdr>
                    <w:top w:val="none" w:sz="0" w:space="0" w:color="auto"/>
                    <w:left w:val="none" w:sz="0" w:space="0" w:color="auto"/>
                    <w:bottom w:val="none" w:sz="0" w:space="0" w:color="auto"/>
                    <w:right w:val="none" w:sz="0" w:space="0" w:color="auto"/>
                  </w:divBdr>
                  <w:divsChild>
                    <w:div w:id="846604363">
                      <w:marLeft w:val="0"/>
                      <w:marRight w:val="0"/>
                      <w:marTop w:val="0"/>
                      <w:marBottom w:val="0"/>
                      <w:divBdr>
                        <w:top w:val="none" w:sz="0" w:space="0" w:color="auto"/>
                        <w:left w:val="none" w:sz="0" w:space="0" w:color="auto"/>
                        <w:bottom w:val="none" w:sz="0" w:space="0" w:color="auto"/>
                        <w:right w:val="none" w:sz="0" w:space="0" w:color="auto"/>
                      </w:divBdr>
                      <w:divsChild>
                        <w:div w:id="596864799">
                          <w:marLeft w:val="0"/>
                          <w:marRight w:val="0"/>
                          <w:marTop w:val="0"/>
                          <w:marBottom w:val="0"/>
                          <w:divBdr>
                            <w:top w:val="none" w:sz="0" w:space="0" w:color="auto"/>
                            <w:left w:val="none" w:sz="0" w:space="0" w:color="auto"/>
                            <w:bottom w:val="none" w:sz="0" w:space="0" w:color="auto"/>
                            <w:right w:val="none" w:sz="0" w:space="0" w:color="auto"/>
                          </w:divBdr>
                          <w:divsChild>
                            <w:div w:id="1479614827">
                              <w:marLeft w:val="0"/>
                              <w:marRight w:val="0"/>
                              <w:marTop w:val="0"/>
                              <w:marBottom w:val="0"/>
                              <w:divBdr>
                                <w:top w:val="none" w:sz="0" w:space="0" w:color="auto"/>
                                <w:left w:val="none" w:sz="0" w:space="0" w:color="auto"/>
                                <w:bottom w:val="none" w:sz="0" w:space="0" w:color="auto"/>
                                <w:right w:val="none" w:sz="0" w:space="0" w:color="auto"/>
                              </w:divBdr>
                              <w:divsChild>
                                <w:div w:id="2010479770">
                                  <w:marLeft w:val="0"/>
                                  <w:marRight w:val="0"/>
                                  <w:marTop w:val="0"/>
                                  <w:marBottom w:val="0"/>
                                  <w:divBdr>
                                    <w:top w:val="none" w:sz="0" w:space="0" w:color="auto"/>
                                    <w:left w:val="none" w:sz="0" w:space="0" w:color="auto"/>
                                    <w:bottom w:val="none" w:sz="0" w:space="0" w:color="auto"/>
                                    <w:right w:val="none" w:sz="0" w:space="0" w:color="auto"/>
                                  </w:divBdr>
                                  <w:divsChild>
                                    <w:div w:id="8020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472421">
          <w:marLeft w:val="0"/>
          <w:marRight w:val="0"/>
          <w:marTop w:val="0"/>
          <w:marBottom w:val="0"/>
          <w:divBdr>
            <w:top w:val="none" w:sz="0" w:space="0" w:color="auto"/>
            <w:left w:val="none" w:sz="0" w:space="0" w:color="auto"/>
            <w:bottom w:val="none" w:sz="0" w:space="0" w:color="auto"/>
            <w:right w:val="none" w:sz="0" w:space="0" w:color="auto"/>
          </w:divBdr>
          <w:divsChild>
            <w:div w:id="1986078485">
              <w:marLeft w:val="0"/>
              <w:marRight w:val="0"/>
              <w:marTop w:val="0"/>
              <w:marBottom w:val="0"/>
              <w:divBdr>
                <w:top w:val="none" w:sz="0" w:space="0" w:color="auto"/>
                <w:left w:val="none" w:sz="0" w:space="0" w:color="auto"/>
                <w:bottom w:val="none" w:sz="0" w:space="0" w:color="auto"/>
                <w:right w:val="none" w:sz="0" w:space="0" w:color="auto"/>
              </w:divBdr>
              <w:divsChild>
                <w:div w:id="1373075144">
                  <w:marLeft w:val="0"/>
                  <w:marRight w:val="0"/>
                  <w:marTop w:val="0"/>
                  <w:marBottom w:val="0"/>
                  <w:divBdr>
                    <w:top w:val="none" w:sz="0" w:space="0" w:color="auto"/>
                    <w:left w:val="none" w:sz="0" w:space="0" w:color="auto"/>
                    <w:bottom w:val="none" w:sz="0" w:space="0" w:color="auto"/>
                    <w:right w:val="none" w:sz="0" w:space="0" w:color="auto"/>
                  </w:divBdr>
                  <w:divsChild>
                    <w:div w:id="1382748770">
                      <w:marLeft w:val="0"/>
                      <w:marRight w:val="0"/>
                      <w:marTop w:val="0"/>
                      <w:marBottom w:val="0"/>
                      <w:divBdr>
                        <w:top w:val="none" w:sz="0" w:space="0" w:color="auto"/>
                        <w:left w:val="none" w:sz="0" w:space="0" w:color="auto"/>
                        <w:bottom w:val="none" w:sz="0" w:space="0" w:color="auto"/>
                        <w:right w:val="none" w:sz="0" w:space="0" w:color="auto"/>
                      </w:divBdr>
                      <w:divsChild>
                        <w:div w:id="1564608738">
                          <w:marLeft w:val="0"/>
                          <w:marRight w:val="0"/>
                          <w:marTop w:val="0"/>
                          <w:marBottom w:val="0"/>
                          <w:divBdr>
                            <w:top w:val="none" w:sz="0" w:space="0" w:color="auto"/>
                            <w:left w:val="none" w:sz="0" w:space="0" w:color="auto"/>
                            <w:bottom w:val="none" w:sz="0" w:space="0" w:color="auto"/>
                            <w:right w:val="none" w:sz="0" w:space="0" w:color="auto"/>
                          </w:divBdr>
                          <w:divsChild>
                            <w:div w:id="1938246213">
                              <w:marLeft w:val="0"/>
                              <w:marRight w:val="0"/>
                              <w:marTop w:val="0"/>
                              <w:marBottom w:val="0"/>
                              <w:divBdr>
                                <w:top w:val="none" w:sz="0" w:space="0" w:color="auto"/>
                                <w:left w:val="none" w:sz="0" w:space="0" w:color="auto"/>
                                <w:bottom w:val="none" w:sz="0" w:space="0" w:color="auto"/>
                                <w:right w:val="none" w:sz="0" w:space="0" w:color="auto"/>
                              </w:divBdr>
                              <w:divsChild>
                                <w:div w:id="1904024200">
                                  <w:marLeft w:val="0"/>
                                  <w:marRight w:val="0"/>
                                  <w:marTop w:val="0"/>
                                  <w:marBottom w:val="0"/>
                                  <w:divBdr>
                                    <w:top w:val="none" w:sz="0" w:space="0" w:color="auto"/>
                                    <w:left w:val="none" w:sz="0" w:space="0" w:color="auto"/>
                                    <w:bottom w:val="none" w:sz="0" w:space="0" w:color="auto"/>
                                    <w:right w:val="none" w:sz="0" w:space="0" w:color="auto"/>
                                  </w:divBdr>
                                  <w:divsChild>
                                    <w:div w:id="1182284707">
                                      <w:marLeft w:val="0"/>
                                      <w:marRight w:val="0"/>
                                      <w:marTop w:val="0"/>
                                      <w:marBottom w:val="0"/>
                                      <w:divBdr>
                                        <w:top w:val="none" w:sz="0" w:space="0" w:color="auto"/>
                                        <w:left w:val="none" w:sz="0" w:space="0" w:color="auto"/>
                                        <w:bottom w:val="none" w:sz="0" w:space="0" w:color="auto"/>
                                        <w:right w:val="none" w:sz="0" w:space="0" w:color="auto"/>
                                      </w:divBdr>
                                      <w:divsChild>
                                        <w:div w:id="16221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913949">
          <w:marLeft w:val="0"/>
          <w:marRight w:val="0"/>
          <w:marTop w:val="0"/>
          <w:marBottom w:val="0"/>
          <w:divBdr>
            <w:top w:val="none" w:sz="0" w:space="0" w:color="auto"/>
            <w:left w:val="none" w:sz="0" w:space="0" w:color="auto"/>
            <w:bottom w:val="none" w:sz="0" w:space="0" w:color="auto"/>
            <w:right w:val="none" w:sz="0" w:space="0" w:color="auto"/>
          </w:divBdr>
          <w:divsChild>
            <w:div w:id="198587890">
              <w:marLeft w:val="0"/>
              <w:marRight w:val="0"/>
              <w:marTop w:val="0"/>
              <w:marBottom w:val="0"/>
              <w:divBdr>
                <w:top w:val="none" w:sz="0" w:space="0" w:color="auto"/>
                <w:left w:val="none" w:sz="0" w:space="0" w:color="auto"/>
                <w:bottom w:val="none" w:sz="0" w:space="0" w:color="auto"/>
                <w:right w:val="none" w:sz="0" w:space="0" w:color="auto"/>
              </w:divBdr>
              <w:divsChild>
                <w:div w:id="142166578">
                  <w:marLeft w:val="0"/>
                  <w:marRight w:val="0"/>
                  <w:marTop w:val="0"/>
                  <w:marBottom w:val="0"/>
                  <w:divBdr>
                    <w:top w:val="none" w:sz="0" w:space="0" w:color="auto"/>
                    <w:left w:val="none" w:sz="0" w:space="0" w:color="auto"/>
                    <w:bottom w:val="none" w:sz="0" w:space="0" w:color="auto"/>
                    <w:right w:val="none" w:sz="0" w:space="0" w:color="auto"/>
                  </w:divBdr>
                  <w:divsChild>
                    <w:div w:id="2038189405">
                      <w:marLeft w:val="0"/>
                      <w:marRight w:val="0"/>
                      <w:marTop w:val="0"/>
                      <w:marBottom w:val="0"/>
                      <w:divBdr>
                        <w:top w:val="none" w:sz="0" w:space="0" w:color="auto"/>
                        <w:left w:val="none" w:sz="0" w:space="0" w:color="auto"/>
                        <w:bottom w:val="none" w:sz="0" w:space="0" w:color="auto"/>
                        <w:right w:val="none" w:sz="0" w:space="0" w:color="auto"/>
                      </w:divBdr>
                      <w:divsChild>
                        <w:div w:id="1824277205">
                          <w:marLeft w:val="0"/>
                          <w:marRight w:val="0"/>
                          <w:marTop w:val="0"/>
                          <w:marBottom w:val="0"/>
                          <w:divBdr>
                            <w:top w:val="none" w:sz="0" w:space="0" w:color="auto"/>
                            <w:left w:val="none" w:sz="0" w:space="0" w:color="auto"/>
                            <w:bottom w:val="none" w:sz="0" w:space="0" w:color="auto"/>
                            <w:right w:val="none" w:sz="0" w:space="0" w:color="auto"/>
                          </w:divBdr>
                          <w:divsChild>
                            <w:div w:id="569341503">
                              <w:marLeft w:val="0"/>
                              <w:marRight w:val="0"/>
                              <w:marTop w:val="0"/>
                              <w:marBottom w:val="0"/>
                              <w:divBdr>
                                <w:top w:val="none" w:sz="0" w:space="0" w:color="auto"/>
                                <w:left w:val="none" w:sz="0" w:space="0" w:color="auto"/>
                                <w:bottom w:val="none" w:sz="0" w:space="0" w:color="auto"/>
                                <w:right w:val="none" w:sz="0" w:space="0" w:color="auto"/>
                              </w:divBdr>
                              <w:divsChild>
                                <w:div w:id="1075857327">
                                  <w:marLeft w:val="0"/>
                                  <w:marRight w:val="0"/>
                                  <w:marTop w:val="0"/>
                                  <w:marBottom w:val="0"/>
                                  <w:divBdr>
                                    <w:top w:val="none" w:sz="0" w:space="0" w:color="auto"/>
                                    <w:left w:val="none" w:sz="0" w:space="0" w:color="auto"/>
                                    <w:bottom w:val="none" w:sz="0" w:space="0" w:color="auto"/>
                                    <w:right w:val="none" w:sz="0" w:space="0" w:color="auto"/>
                                  </w:divBdr>
                                  <w:divsChild>
                                    <w:div w:id="1221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simpleai-team/simpleai" TargetMode="External"/><Relationship Id="rId18" Type="http://schemas.openxmlformats.org/officeDocument/2006/relationships/hyperlink" Target="https://github.com/aimacode/aima-python" TargetMode="External"/><Relationship Id="rId26" Type="http://schemas.openxmlformats.org/officeDocument/2006/relationships/hyperlink" Target="https://github.com/aimacode/aima-python/blob/master/index.ipynb" TargetMode="External"/><Relationship Id="rId3" Type="http://schemas.microsoft.com/office/2007/relationships/stylesWithEffects" Target="stylesWithEffects.xml"/><Relationship Id="rId21" Type="http://schemas.openxmlformats.org/officeDocument/2006/relationships/hyperlink" Target="https://github.com/qiao/PathFinding.js" TargetMode="External"/><Relationship Id="rId7" Type="http://schemas.openxmlformats.org/officeDocument/2006/relationships/hyperlink" Target="https://www.tandfonline.com/doi/full/10.1080/10494820.2019.1619595" TargetMode="External"/><Relationship Id="rId12" Type="http://schemas.openxmlformats.org/officeDocument/2006/relationships/hyperlink" Target="https://github.com/aimacode/aima-python" TargetMode="External"/><Relationship Id="rId17" Type="http://schemas.openxmlformats.org/officeDocument/2006/relationships/hyperlink" Target="https://gym.openai.com/" TargetMode="External"/><Relationship Id="rId25" Type="http://schemas.openxmlformats.org/officeDocument/2006/relationships/hyperlink" Target="https://github.com/aimacode/aima-python/blob/master/index.ipynb" TargetMode="External"/><Relationship Id="rId2" Type="http://schemas.openxmlformats.org/officeDocument/2006/relationships/styles" Target="styles.xml"/><Relationship Id="rId16" Type="http://schemas.openxmlformats.org/officeDocument/2006/relationships/hyperlink" Target="https://github.com/ntasfi/PyGame-Learning-Environment" TargetMode="External"/><Relationship Id="rId20" Type="http://schemas.openxmlformats.org/officeDocument/2006/relationships/hyperlink" Target="https://www.fast-downward.org/" TargetMode="External"/><Relationship Id="rId29" Type="http://schemas.openxmlformats.org/officeDocument/2006/relationships/hyperlink" Target="https://github.com/aimacode/aima-python/blob/master/index.ipynb"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github.com/aimacode/aima-python/blob/master/index.ipynb"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qiao/PathFinding.js" TargetMode="External"/><Relationship Id="rId23" Type="http://schemas.openxmlformats.org/officeDocument/2006/relationships/hyperlink" Target="https://gym.openai.com/" TargetMode="External"/><Relationship Id="rId28" Type="http://schemas.openxmlformats.org/officeDocument/2006/relationships/hyperlink" Target="https://github.com/aimacode/aima-python/blob/master/index.ipynb" TargetMode="External"/><Relationship Id="rId10" Type="http://schemas.openxmlformats.org/officeDocument/2006/relationships/hyperlink" Target="https://youtu.be/TjPFZaMe2yw?si=UbrE65zBb06UeIn3" TargetMode="External"/><Relationship Id="rId19" Type="http://schemas.openxmlformats.org/officeDocument/2006/relationships/hyperlink" Target="https://github.com/simpleai-team/simpleai"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o.mccombs.utexas.edu/thinking-caps-TEE-Blog.html" TargetMode="External"/><Relationship Id="rId14" Type="http://schemas.openxmlformats.org/officeDocument/2006/relationships/hyperlink" Target="https://www.fast-downward.org/" TargetMode="External"/><Relationship Id="rId22" Type="http://schemas.openxmlformats.org/officeDocument/2006/relationships/hyperlink" Target="https://github.com/ntasfi/PyGame-Learning-Environment" TargetMode="External"/><Relationship Id="rId27" Type="http://schemas.openxmlformats.org/officeDocument/2006/relationships/hyperlink" Target="https://github.com/aimacode/aima-python/blob/master/index.ipynb" TargetMode="External"/><Relationship Id="rId30" Type="http://schemas.openxmlformats.org/officeDocument/2006/relationships/hyperlink" Target="https://github.com/aimacode/aima-python/blob/master/index.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29</Pages>
  <Words>5344</Words>
  <Characters>30466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dc:creator>
  <cp:keywords/>
  <dc:description/>
  <cp:lastModifiedBy>sudha</cp:lastModifiedBy>
  <cp:revision>2</cp:revision>
  <dcterms:created xsi:type="dcterms:W3CDTF">2025-06-15T05:39:00Z</dcterms:created>
  <dcterms:modified xsi:type="dcterms:W3CDTF">2025-06-15T11:36:00Z</dcterms:modified>
</cp:coreProperties>
</file>